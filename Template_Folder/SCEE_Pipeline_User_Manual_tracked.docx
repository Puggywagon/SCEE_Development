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SCEE Pipeline — User Manual</w:t>
      </w:r>
    </w:p>
    <w:p>
      <w:pPr/>
      <w:r>
        <w:t xml:space="preserve">Sep 23, 2026</w:t>
      </w:r>
      <w:r>
        <w:t xml:space="preserve"> · </w:t>
      </w:r>
      <w:del w:id="9001" w:author="Claude" w:date="2026-10-20T13:45:00Z">
        <w:r>
          <w:delText xml:space="preserve">@Someone</w:delText>
        </w:r>
      </w:del>
      <w:ins w:id="9002" w:author="Claude" w:date="2026-10-20T13:45:00Z">
        <w:r>
          <w:t xml:space="preserve">Zoe Macpherson</w:t>
        </w:r>
      </w:ins>
    </w:p>
    <w:p>
      <w:pPr>
        <w:pStyle w:val="Heading2"/>
      </w:pPr>
      <w:r>
        <w:t xml:space="preserve">Overview</w:t>
      </w:r>
    </w:p>
    <w:p>
      <w:pPr/>
      <w:r>
        <w:t xml:space="preserve">The SCEE pipeline takes one molecule and a force field and returns its liquid-phase dipole moment, calculated self-consistently by embedding a QM molecule in a bath of MM point charges. One script, </w:t>
      </w:r>
      <w:r>
        <w:rPr>
          <w:rStyle w:val="CodeChar"/>
        </w:rPr>
        <w:t xml:space="preserve">Run_SCEE.py</w:t>
      </w:r>
      <w:r>
        <w:t xml:space="preserve">, drives everything; you only edit </w:t>
      </w:r>
      <w:r>
        <w:rPr>
          <w:rStyle w:val="CodeChar"/>
        </w:rPr>
        <w:t xml:space="preserve">Settings.yml</w:t>
      </w:r>
      <w:r>
        <w:t xml:space="preserve"> and supply a topology.</w:t>
      </w:r>
    </w:p>
    <w:p>
      <w:pPr/>
      <w:r>
        <w:t xml:space="preserve">The pipeline runs in six stages, each handled by one script:</w:t>
      </w:r>
    </w:p>
    <w:p>
      <w:pPr>
        <w:pStyle w:val="Code"/>
      </w:pPr>
      <w:bookmarkStart w:id="1" w:name="bongo_lang_mermaid_1"/>
      <w:bookmarkEnd w:id="1"/>
      <w:r>
        <w:t xml:space="preserve">flowchart LR</w:t>
        <w:br/>
        <w:t xml:space="preserve">  A[Settings_Loader.py&lt;br/&gt;read settings] --&gt; B[Gro_Builder.py&lt;br/&gt;build molecule]</w:t>
        <w:br/>
        <w:t xml:space="preserve">  B --&gt; C[Gro_Simulations.py&lt;br/&gt;MD: vacuum, equil., prod.]</w:t>
        <w:br/>
        <w:t xml:space="preserve">  C --&gt; D[Oniom_Generation.py&lt;br/&gt;write oniom.inp]</w:t>
        <w:br/>
        <w:t xml:space="preserve">  D --&gt; E[Gaussian_Calculations.py&lt;br/&gt;+ Shell_Oniom.py: QM]</w:t>
        <w:br/>
        <w:t xml:space="preserve">  E --&gt; F[Simulations_Analysis.py&lt;br/&gt;filter and collate]</w:t>
      </w:r>
    </w:p>
    <w:p>
      <w:pPr/>
      <w:r>
        <w:t xml:space="preserve">This manual walks you from a fresh machine to a finished </w:t>
      </w:r>
      <w:r>
        <w:rPr>
          <w:rStyle w:val="CodeChar"/>
        </w:rPr>
        <w:t xml:space="preserve">Results.csv</w:t>
      </w:r>
      <w:r>
        <w:t xml:space="preserve">. Work through </w:t>
      </w:r>
      <w:del w:id="9003" w:author="Claude" w:date="2026-10-20T13:45:00Z">
        <w:r>
          <w:delText xml:space="preserve">Steps 1–5</w:delText>
        </w:r>
      </w:del>
      <w:ins w:id="9004" w:author="Claude" w:date="2026-10-20T13:45:00Z">
        <w:r>
          <w:t xml:space="preserve">Steps 1–6</w:t>
        </w:r>
      </w:ins>
      <w:r>
        <w:t xml:space="preserve"> in order before your first run.</w:t>
      </w:r>
    </w:p>
    <w:p>
      <w:pPr>
        <w:pStyle w:val="Heading2"/>
      </w:pPr>
      <w:r>
        <w:t xml:space="preserve">Before you start</w:t>
      </w:r>
    </w:p>
    <w:p>
      <w:pPr/>
      <w:r>
        <w:t xml:space="preserve">You need a Linux machine with Python 3.11 or newer, GROMACS and Gaussian 09 installed. The pipeline calls GROMACS and Gaussian from the command line, so both must work in a terminal before you run anything.</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Software</w:t>
            </w:r>
          </w:p>
        </w:tc>
        <w:tc>
          <w:tcPr>
            <w:tcW w:w="3120" w:type="dxa"/>
            <w:shd w:val="clear" w:color="auto" w:fill="F2F2F2"/>
          </w:tcPr>
          <w:p>
            <w:pPr/>
            <w:r>
              <w:t xml:space="preserve">What it is used for</w:t>
            </w:r>
          </w:p>
        </w:tc>
        <w:tc>
          <w:tcPr>
            <w:tcW w:w="3120" w:type="dxa"/>
            <w:shd w:val="clear" w:color="auto" w:fill="F2F2F2"/>
          </w:tcPr>
          <w:p>
            <w:pPr/>
            <w:r>
              <w:t xml:space="preserve">How to check it works</w:t>
            </w:r>
          </w:p>
        </w:tc>
      </w:tr>
      <w:tr>
        <w:tc>
          <w:tcPr>
            <w:tcW w:w="3120" w:type="dxa"/>
          </w:tcPr>
          <w:p>
            <w:pPr/>
            <w:r>
              <w:t xml:space="preserve">Python 3.11+</w:t>
            </w:r>
          </w:p>
        </w:tc>
        <w:tc>
          <w:tcPr>
            <w:tcW w:w="3120" w:type="dxa"/>
          </w:tcPr>
          <w:p>
            <w:pPr/>
            <w:r>
              <w:t xml:space="preserve">Runs every script (</w:t>
            </w:r>
            <w:r>
              <w:rPr>
                <w:rStyle w:val="CodeChar"/>
              </w:rPr>
              <w:t xml:space="preserve">numpy 2.3</w:t>
            </w:r>
            <w:r>
              <w:t xml:space="preserve"> needs 3.11)</w:t>
            </w:r>
          </w:p>
        </w:tc>
        <w:tc>
          <w:tcPr>
            <w:tcW w:w="3120" w:type="dxa"/>
          </w:tcPr>
          <w:p>
            <w:pPr/>
            <w:r>
              <w:rPr>
                <w:rStyle w:val="CodeChar"/>
              </w:rPr>
              <w:t xml:space="preserve">python3 --version</w:t>
            </w:r>
          </w:p>
        </w:tc>
      </w:tr>
      <w:tr>
        <w:tc>
          <w:tcPr>
            <w:tcW w:w="3120" w:type="dxa"/>
          </w:tcPr>
          <w:p>
            <w:pPr/>
            <w:r>
              <w:t xml:space="preserve">GROMACS</w:t>
            </w:r>
          </w:p>
        </w:tc>
        <w:tc>
          <w:tcPr>
            <w:tcW w:w="3120" w:type="dxa"/>
          </w:tcPr>
          <w:p>
            <w:pPr/>
            <w:r>
              <w:t xml:space="preserve">All MD, </w:t>
            </w:r>
            <w:r>
              <w:rPr>
                <w:rStyle w:val="CodeChar"/>
              </w:rPr>
              <w:t xml:space="preserve">gmx dipoles</w:t>
            </w:r>
            <w:r>
              <w:t xml:space="preserve">, </w:t>
            </w:r>
            <w:r>
              <w:rPr>
                <w:rStyle w:val="CodeChar"/>
              </w:rPr>
              <w:t xml:space="preserve">gmx energy</w:t>
            </w:r>
          </w:p>
        </w:tc>
        <w:tc>
          <w:tcPr>
            <w:tcW w:w="3120" w:type="dxa"/>
          </w:tcPr>
          <w:p>
            <w:pPr/>
            <w:r>
              <w:rPr>
                <w:rStyle w:val="CodeChar"/>
              </w:rPr>
              <w:t xml:space="preserve">gmx --version</w:t>
            </w:r>
            <w:r>
              <w:t xml:space="preserve"> after sourcing </w:t>
            </w:r>
            <w:r>
              <w:rPr>
                <w:rStyle w:val="CodeChar"/>
              </w:rPr>
              <w:t xml:space="preserve">GMXRC</w:t>
            </w:r>
          </w:p>
        </w:tc>
      </w:tr>
      <w:tr>
        <w:tc>
          <w:tcPr>
            <w:tcW w:w="3120" w:type="dxa"/>
          </w:tcPr>
          <w:p>
            <w:pPr/>
            <w:r>
              <w:t xml:space="preserve">Gaussian 09</w:t>
            </w:r>
          </w:p>
        </w:tc>
        <w:tc>
          <w:tcPr>
            <w:tcW w:w="3120" w:type="dxa"/>
          </w:tcPr>
          <w:p>
            <w:pPr/>
            <w:r>
              <w:t xml:space="preserve">Vacuum, PCM and ONIOM calculations</w:t>
            </w:r>
          </w:p>
        </w:tc>
        <w:tc>
          <w:tcPr>
            <w:tcW w:w="3120" w:type="dxa"/>
          </w:tcPr>
          <w:p>
            <w:pPr/>
            <w:r>
              <w:t xml:space="preserve">the folder you set as </w:t>
            </w:r>
            <w:r>
              <w:rPr>
                <w:rStyle w:val="CodeChar"/>
              </w:rPr>
              <w:t xml:space="preserve">g09root_override</w:t>
            </w:r>
            <w:r>
              <w:t xml:space="preserve"> contains </w:t>
            </w:r>
            <w:r>
              <w:rPr>
                <w:rStyle w:val="CodeChar"/>
              </w:rPr>
              <w:t xml:space="preserve">g09/bsd/g09.profile</w:t>
            </w:r>
          </w:p>
        </w:tc>
      </w:tr>
    </w:tbl>
    <w:p>
      <w:pPr/>
      <w:r>
        <w:t xml:space="preserve">If </w:t>
      </w:r>
      <w:r>
        <w:rPr>
          <w:rStyle w:val="CodeChar"/>
        </w:rPr>
        <w:t xml:space="preserve">gmx</w:t>
      </w:r>
      <w:r>
        <w:t xml:space="preserve"> is not found, add </w:t>
      </w:r>
      <w:r>
        <w:rPr>
          <w:rStyle w:val="CodeChar"/>
        </w:rPr>
        <w:t xml:space="preserve">source /path/to/gromacs/bin/GMXRC</w:t>
      </w:r>
      <w:r>
        <w:t xml:space="preserve"> to your </w:t>
      </w:r>
      <w:r>
        <w:rPr>
          <w:rStyle w:val="CodeChar"/>
        </w:rPr>
        <w:t xml:space="preserve">~/.bashrc</w:t>
      </w:r>
      <w:r>
        <w:t xml:space="preserve">. GromacsWrapper looks for </w:t>
      </w:r>
      <w:r>
        <w:rPr>
          <w:rStyle w:val="CodeChar"/>
        </w:rPr>
        <w:t xml:space="preserve">gmx</w:t>
      </w:r>
      <w:r>
        <w:t xml:space="preserve"> on your </w:t>
      </w:r>
      <w:r>
        <w:rPr>
          <w:rStyle w:val="CodeChar"/>
        </w:rPr>
        <w:t xml:space="preserve">PATH</w:t>
      </w:r>
      <w:r>
        <w:t xml:space="preserve"> and fails without it.</w:t>
      </w:r>
    </w:p>
    <w:p>
      <w:pPr>
        <w:pStyle w:val="Heading2"/>
        <w:rPr>
          <w:ins w:id="9005" w:author="Claude" w:date="2026-10-20T13:45:00Z"/>
        </w:rPr>
      </w:pPr>
      <w:ins w:id="9006" w:author="Claude" w:date="2026-10-20T13:45:00Z">
        <w:r>
          <w:t xml:space="preserve">Step 1: Get the code</w:t>
        </w:r>
      </w:ins>
    </w:p>
    <w:p>
      <w:pPr>
        <w:rPr>
          <w:ins w:id="9007" w:author="Claude" w:date="2026-10-20T13:45:00Z"/>
        </w:rPr>
      </w:pPr>
      <w:ins w:id="9008" w:author="Claude" w:date="2026-10-20T13:45:00Z">
        <w:r>
          <w:t xml:space="preserve">Clone the repository and check out the V3 version that this manual describes. The code is still being developed, so working from a fixed version keeps your scripts in line with these instructions.</w:t>
        </w:r>
      </w:ins>
    </w:p>
    <w:p>
      <w:pPr>
        <w:pStyle w:val="Code"/>
        <w:rPr>
          <w:ins w:id="9009" w:author="Claude" w:date="2026-10-20T13:45:00Z"/>
        </w:rPr>
      </w:pPr>
      <w:ins w:id="9010" w:author="Claude" w:date="2026-10-20T13:45:00Z">
        <w:r>
          <w:t xml:space="preserve">git clone &lt;repository URL&gt;</w:t>
          <w:br/>
          <w:t xml:space="preserve">cd &lt;repository folder&gt;</w:t>
          <w:br/>
          <w:t xml:space="preserve">git checkout &lt;V3 tag or branch&gt;</w:t>
        </w:r>
      </w:ins>
    </w:p>
    <w:p>
      <w:pPr>
        <w:rPr>
          <w:ins w:id="9011" w:author="Claude" w:date="2026-10-20T13:45:00Z"/>
        </w:rPr>
      </w:pPr>
      <w:ins w:id="9012" w:author="Claude" w:date="2026-10-20T13:45:00Z">
        <w:r>
          <w:t xml:space="preserve">Everything you need is in the </w:t>
        </w:r>
        <w:r>
          <w:rPr>
            <w:rStyle w:val="CodeChar"/>
          </w:rPr>
          <w:t xml:space="preserve">Templates</w:t>
        </w:r>
        <w:r>
          <w:t xml:space="preserve"> folder:</w:t>
        </w:r>
      </w:ins>
    </w:p>
    <w:p>
      <w:pPr>
        <w:pStyle w:val="Code"/>
        <w:rPr>
          <w:ins w:id="9013" w:author="Claude" w:date="2026-10-20T13:45:00Z"/>
        </w:rPr>
      </w:pPr>
      <w:ins w:id="9014" w:author="Claude" w:date="2026-10-20T13:45:00Z">
        <w:r>
          <w:t xml:space="preserve">Templates/</w:t>
          <w:br/>
          <w:t xml:space="preserve">├── venv_requirements.txt   ← Python packages (Step 2)</w:t>
          <w:br/>
          <w:t xml:space="preserve">├── AA_Template/            ← all-atom bath</w:t>
          <w:br/>
          <w:t xml:space="preserve">│   ├── Run_SCEE.py         ← run from here</w:t>
          <w:br/>
          <w:t xml:space="preserve">│   ├── Settings.yml</w:t>
          <w:br/>
          <w:t xml:space="preserve">│   ├── Settings_Loader.py, Gro_Builder.py, ...</w:t>
          <w:br/>
          <w:t xml:space="preserve">│   └── System_Title/       ← blank system folder: copy it, don't edit it</w:t>
          <w:br/>
          <w:t xml:space="preserve">└── UA_Template/            ← united-atom bath, same layout</w:t>
        </w:r>
      </w:ins>
    </w:p>
    <w:p>
      <w:pPr>
        <w:rPr>
          <w:ins w:id="9015" w:author="Claude" w:date="2026-10-20T13:45:00Z"/>
        </w:rPr>
      </w:pPr>
      <w:ins w:id="9016" w:author="Claude" w:date="2026-10-20T13:45:00Z">
        <w:r>
          <w:t xml:space="preserve">Each template folder is self-contained, with its own scripts and its own </w:t>
        </w:r>
        <w:r>
          <w:rPr>
            <w:rStyle w:val="CodeChar"/>
          </w:rPr>
          <w:t xml:space="preserve">Settings.yml</w:t>
        </w:r>
        <w:r>
          <w:t xml:space="preserve">. Pick the one that matches the bath you want and do all your work inside it.</w:t>
        </w:r>
      </w:ins>
    </w:p>
    <w:p>
      <w:pPr>
        <w:pStyle w:val="Heading2"/>
      </w:pPr>
      <w:del w:id="9017" w:author="Claude" w:date="2026-10-20T13:45:00Z">
        <w:r>
          <w:delText xml:space="preserve">Step 1</w:delText>
        </w:r>
      </w:del>
      <w:ins w:id="9018" w:author="Claude" w:date="2026-10-20T13:45:00Z">
        <w:r>
          <w:t xml:space="preserve">Step 2</w:t>
        </w:r>
      </w:ins>
      <w:r>
        <w:t xml:space="preserve">: Install the Python requirements</w:t>
      </w:r>
    </w:p>
    <w:p>
      <w:pPr>
        <w:rPr>
          <w:del w:id="9024" w:author="Claude" w:date="2026-10-20T13:45:00Z"/>
        </w:rPr>
      </w:pPr>
      <w:del w:id="9021" w:author="Claude" w:date="2026-10-20T13:45:00Z">
        <w:r>
          <w:delText xml:space="preserve">Create a virtual environment in the SCEE code folder and install the pinned packages from </w:delText>
        </w:r>
      </w:del>
      <w:del w:id="9022" w:author="Claude" w:date="2026-10-20T13:45:00Z">
        <w:r>
          <w:rPr>
            <w:rStyle w:val="CodeChar"/>
          </w:rPr>
          <w:delText xml:space="preserve">venv-requirements.txt</w:delText>
        </w:r>
      </w:del>
      <w:del w:id="9023" w:author="Claude" w:date="2026-10-20T13:45:00Z">
        <w:r>
          <w:delText xml:space="preserve">.</w:delText>
        </w:r>
      </w:del>
    </w:p>
    <w:p>
      <w:pPr>
        <w:rPr>
          <w:ins w:id="9019" w:author="Claude" w:date="2026-10-20T13:45:00Z"/>
        </w:rPr>
      </w:pPr>
      <w:ins w:id="9020" w:author="Claude" w:date="2026-10-20T13:45:00Z">
        <w:r>
          <w:t xml:space="preserve">Create a virtual environment for SCEE and install the pinned packages from </w:t>
        </w:r>
        <w:r>
          <w:rPr>
            <w:rStyle w:val="CodeChar"/>
          </w:rPr>
          <w:t xml:space="preserve">venv_requirements.txt</w:t>
        </w:r>
        <w:r>
          <w:t xml:space="preserve">. The environment can live anywhere. It does not need to be inside the repository, and keeping it outside is tidier, for example in a folder that holds one environment per project.</w:t>
        </w:r>
      </w:ins>
    </w:p>
    <w:p>
      <w:pPr>
        <w:pStyle w:val="Code"/>
        <w:rPr>
          <w:del w:id="9028" w:author="Claude" w:date="2026-10-20T13:45:00Z"/>
        </w:rPr>
      </w:pPr>
      <w:bookmarkStart w:id="2" w:name="bongo_lang_bash_2"/>
      <w:bookmarkEnd w:id="2"/>
      <w:del w:id="9027" w:author="Claude" w:date="2026-10-20T13:45:00Z">
        <w:r>
          <w:delText xml:space="preserve">cd /path/to/SCEE</w:delText>
          <w:br/>
          <w:delText xml:space="preserve">python3 -m venv venv</w:delText>
          <w:br/>
          <w:delText xml:space="preserve">source venv/bin/activate</w:delText>
          <w:br/>
          <w:delText xml:space="preserve">pip install -r venv-requirements.txt</w:delText>
          <w:br/>
          <w:delText xml:space="preserve">pip install pyedr</w:delText>
        </w:r>
      </w:del>
    </w:p>
    <w:p>
      <w:pPr>
        <w:pStyle w:val="Code"/>
        <w:rPr>
          <w:ins w:id="9025" w:author="Claude" w:date="2026-10-20T13:45:00Z"/>
        </w:rPr>
      </w:pPr>
      <w:ins w:id="9026" w:author="Claude" w:date="2026-10-20T13:45:00Z">
        <w:r>
          <w:t xml:space="preserve">python3 -m venv ~/venvs/scee</w:t>
          <w:br/>
          <w:t xml:space="preserve">source ~/venvs/scee/bin/activate</w:t>
          <w:br/>
          <w:t xml:space="preserve">pip install -r /path/to/repo/Templates/venv_requirements.txt</w:t>
          <w:br/>
          <w:t xml:space="preserve">pip install pyedr</w:t>
        </w:r>
      </w:ins>
    </w:p>
    <w:p>
      <w:pPr/>
      <w:r>
        <w:rPr>
          <w:rStyle w:val="CodeChar"/>
        </w:rPr>
        <w:t xml:space="preserve">pyedr</w:t>
      </w:r>
      <w:r>
        <w:t xml:space="preserve"> is imported by </w:t>
      </w:r>
      <w:r>
        <w:rPr>
          <w:rStyle w:val="CodeChar"/>
        </w:rPr>
        <w:t xml:space="preserve">Simulations_Analysis.py</w:t>
      </w:r>
      <w:r>
        <w:t xml:space="preserve"> but is not yet in </w:t>
      </w:r>
      <w:del w:id="9029" w:author="Claude" w:date="2026-10-20T13:45:00Z">
        <w:r>
          <w:rPr>
            <w:rStyle w:val="CodeChar"/>
          </w:rPr>
          <w:delText xml:space="preserve">venv-requirements.txt</w:delText>
        </w:r>
      </w:del>
      <w:ins w:id="9030" w:author="Claude" w:date="2026-10-20T13:45:00Z">
        <w:r>
          <w:rPr>
            <w:rStyle w:val="CodeChar"/>
          </w:rPr>
          <w:t xml:space="preserve">venv_requirements.txt</w:t>
        </w:r>
      </w:ins>
      <w:r>
        <w:t xml:space="preserve">, so install it separately until the file is updated.</w:t>
      </w:r>
    </w:p>
    <w:p>
      <w:pPr>
        <w:rPr>
          <w:ins w:id="9031" w:author="Claude" w:date="2026-10-20T13:45:00Z"/>
        </w:rPr>
      </w:pPr>
      <w:ins w:id="9032" w:author="Claude" w:date="2026-10-20T13:45:00Z">
        <w:r>
          <w:t xml:space="preserve">A virtual environment is recommended but not strictly required. It keeps the pinned package versions separate from the system Python and from your other projects, and on many recent Linux systems pip will not install into the system Python at all. If you already manage packages another way (for example, conda), install the same requirements file there instead.</w:t>
        </w:r>
      </w:ins>
    </w:p>
    <w:p>
      <w:pPr/>
      <w:r>
        <w:t xml:space="preserve">Activate the environment (</w:t>
      </w:r>
      <w:r>
        <w:rPr>
          <w:rStyle w:val="CodeChar"/>
        </w:rPr>
        <w:t xml:space="preserve">source </w:t>
      </w:r>
      <w:del w:id="9033" w:author="Claude" w:date="2026-10-20T13:45:00Z">
        <w:r>
          <w:rPr>
            <w:rStyle w:val="CodeChar"/>
          </w:rPr>
          <w:delText xml:space="preserve">venv/bin/activate</w:delText>
        </w:r>
      </w:del>
      <w:ins w:id="9034" w:author="Claude" w:date="2026-10-20T13:45:00Z">
        <w:r>
          <w:rPr>
            <w:rStyle w:val="CodeChar"/>
          </w:rPr>
          <w:t xml:space="preserve">~/venvs/scee/bin/activate</w:t>
        </w:r>
      </w:ins>
      <w:r>
        <w:t xml:space="preserve">) every time you open a new terminal to run the pipeline.</w:t>
      </w:r>
    </w:p>
    <w:p>
      <w:pPr>
        <w:pStyle w:val="Heading2"/>
      </w:pPr>
      <w:del w:id="9035" w:author="Claude" w:date="2026-10-20T13:45:00Z">
        <w:r>
          <w:delText xml:space="preserve">Step 2</w:delText>
        </w:r>
      </w:del>
      <w:ins w:id="9036" w:author="Claude" w:date="2026-10-20T13:45:00Z">
        <w:r>
          <w:t xml:space="preserve">Step 3</w:t>
        </w:r>
      </w:ins>
      <w:r>
        <w:t xml:space="preserve">: Create your system folder</w:t>
      </w:r>
    </w:p>
    <w:p>
      <w:pPr>
        <w:rPr>
          <w:del w:id="9048" w:author="Claude" w:date="2026-10-20T13:45:00Z"/>
        </w:rPr>
      </w:pPr>
      <w:del w:id="9039" w:author="Claude" w:date="2026-10-20T13:45:00Z">
        <w:r>
          <w:delText xml:space="preserve">Copy a template folder and rename the copy after your molecule, for example </w:delText>
        </w:r>
      </w:del>
      <w:del w:id="9040" w:author="Claude" w:date="2026-10-20T13:45:00Z">
        <w:r>
          <w:rPr>
            <w:rStyle w:val="CodeChar"/>
          </w:rPr>
          <w:delText xml:space="preserve">Propylamine</w:delText>
        </w:r>
      </w:del>
      <w:del w:id="9041" w:author="Claude" w:date="2026-10-20T13:45:00Z">
        <w:r>
          <w:delText xml:space="preserve">. The folder name must match </w:delText>
        </w:r>
      </w:del>
      <w:del w:id="9042" w:author="Claude" w:date="2026-10-20T13:45:00Z">
        <w:r>
          <w:rPr>
            <w:rStyle w:val="CodeChar"/>
          </w:rPr>
          <w:delText xml:space="preserve">System_Title</w:delText>
        </w:r>
      </w:del>
      <w:del w:id="9043" w:author="Claude" w:date="2026-10-20T13:45:00Z">
        <w:r>
          <w:delText xml:space="preserve"> in </w:delText>
        </w:r>
      </w:del>
      <w:del w:id="9044" w:author="Claude" w:date="2026-10-20T13:45:00Z">
        <w:r>
          <w:rPr>
            <w:rStyle w:val="CodeChar"/>
          </w:rPr>
          <w:delText xml:space="preserve">Settings.yml</w:delText>
        </w:r>
      </w:del>
      <w:del w:id="9045" w:author="Claude" w:date="2026-10-20T13:45:00Z">
        <w:r>
          <w:delText xml:space="preserve"> exactly, including capitals, because </w:delText>
        </w:r>
      </w:del>
      <w:del w:id="9046" w:author="Claude" w:date="2026-10-20T13:45:00Z">
        <w:r>
          <w:rPr>
            <w:rStyle w:val="CodeChar"/>
          </w:rPr>
          <w:delText xml:space="preserve">Run_SCEE.py</w:delText>
        </w:r>
      </w:del>
      <w:del w:id="9047" w:author="Claude" w:date="2026-10-20T13:45:00Z">
        <w:r>
          <w:delText xml:space="preserve"> moves into that folder by name.</w:delText>
        </w:r>
      </w:del>
    </w:p>
    <w:p>
      <w:pPr>
        <w:rPr>
          <w:ins w:id="9037" w:author="Claude" w:date="2026-10-20T13:45:00Z"/>
        </w:rPr>
      </w:pPr>
      <w:ins w:id="9038" w:author="Claude" w:date="2026-10-20T13:45:00Z">
        <w:r>
          <w:t xml:space="preserve">Choose </w:t>
        </w:r>
        <w:r>
          <w:rPr>
            <w:rStyle w:val="CodeChar"/>
          </w:rPr>
          <w:t xml:space="preserve">AA_Template</w:t>
        </w:r>
        <w:r>
          <w:t xml:space="preserve"> for an all-atom bath (</w:t>
        </w:r>
        <w:r>
          <w:rPr>
            <w:rStyle w:val="CodeChar"/>
          </w:rPr>
          <w:t xml:space="preserve">AA_Surround: Yes</w:t>
        </w:r>
        <w:r>
          <w:t xml:space="preserve">) or </w:t>
        </w:r>
        <w:r>
          <w:rPr>
            <w:rStyle w:val="CodeChar"/>
          </w:rPr>
          <w:t xml:space="preserve">UA_Template</w:t>
        </w:r>
        <w:r>
          <w:t xml:space="preserve"> for a united-atom bath (</w:t>
        </w:r>
        <w:r>
          <w:rPr>
            <w:rStyle w:val="CodeChar"/>
          </w:rPr>
          <w:t xml:space="preserve">AA_Surround: No</w:t>
        </w:r>
        <w:r>
          <w:t xml:space="preserve">). Inside it, copy the </w:t>
        </w:r>
        <w:r>
          <w:rPr>
            <w:rStyle w:val="CodeChar"/>
          </w:rPr>
          <w:t xml:space="preserve">System_Title</w:t>
        </w:r>
        <w:r>
          <w:t xml:space="preserve"> folder and rename the copy after your molecule, for example </w:t>
        </w:r>
        <w:r>
          <w:rPr>
            <w:rStyle w:val="CodeChar"/>
          </w:rPr>
          <w:t xml:space="preserve">Propylamine</w:t>
        </w:r>
        <w:r>
          <w:t xml:space="preserve">.</w:t>
        </w:r>
      </w:ins>
    </w:p>
    <w:p>
      <w:pPr>
        <w:pStyle w:val="Code"/>
        <w:rPr>
          <w:del w:id="9052" w:author="Claude" w:date="2026-10-20T13:45:00Z"/>
        </w:rPr>
      </w:pPr>
      <w:bookmarkStart w:id="3" w:name="bongo_lang_bash_3"/>
      <w:bookmarkEnd w:id="3"/>
      <w:del w:id="9051" w:author="Claude" w:date="2026-10-20T13:45:00Z">
        <w:r>
          <w:delText xml:space="preserve">cd /path/to/SCEE</w:delText>
          <w:br/>
          <w:delText xml:space="preserve">cp -r AA_Template Propylamine    # or UA_Template</w:delText>
        </w:r>
      </w:del>
    </w:p>
    <w:p>
      <w:pPr>
        <w:pStyle w:val="Code"/>
        <w:rPr>
          <w:ins w:id="9049" w:author="Claude" w:date="2026-10-20T13:45:00Z"/>
        </w:rPr>
      </w:pPr>
      <w:ins w:id="9050" w:author="Claude" w:date="2026-10-20T13:45:00Z">
        <w:r>
          <w:t xml:space="preserve">cd /path/to/repo/Templates/AA_Template    # or UA_Template</w:t>
          <w:br/>
          <w:t xml:space="preserve">cp -r System_Title Propylamine</w:t>
        </w:r>
      </w:ins>
    </w:p>
    <w:p>
      <w:pPr>
        <w:rPr>
          <w:del w:id="9066" w:author="Claude" w:date="2026-10-20T13:45:00Z"/>
        </w:rPr>
      </w:pPr>
      <w:del w:id="9055" w:author="Claude" w:date="2026-10-20T13:45:00Z">
        <w:r>
          <w:delText xml:space="preserve">There are two template folders. </w:delText>
        </w:r>
      </w:del>
      <w:del w:id="9056" w:author="Claude" w:date="2026-10-20T13:45:00Z">
        <w:r>
          <w:rPr>
            <w:rStyle w:val="CodeChar"/>
          </w:rPr>
          <w:delText xml:space="preserve">AA_Template</w:delText>
        </w:r>
      </w:del>
      <w:del w:id="9057" w:author="Claude" w:date="2026-10-20T13:45:00Z">
        <w:r>
          <w:delText xml:space="preserve"> is set up for an all-atom bath (</w:delText>
        </w:r>
      </w:del>
      <w:del w:id="9058" w:author="Claude" w:date="2026-10-20T13:45:00Z">
        <w:r>
          <w:rPr>
            <w:rStyle w:val="CodeChar"/>
          </w:rPr>
          <w:delText xml:space="preserve">AA_Surround: Yes</w:delText>
        </w:r>
      </w:del>
      <w:del w:id="9059" w:author="Claude" w:date="2026-10-20T13:45:00Z">
        <w:r>
          <w:delText xml:space="preserve">) and </w:delText>
        </w:r>
      </w:del>
      <w:del w:id="9060" w:author="Claude" w:date="2026-10-20T13:45:00Z">
        <w:r>
          <w:rPr>
            <w:rStyle w:val="CodeChar"/>
          </w:rPr>
          <w:delText xml:space="preserve">UA_Template</w:delText>
        </w:r>
      </w:del>
      <w:del w:id="9061" w:author="Claude" w:date="2026-10-20T13:45:00Z">
        <w:r>
          <w:delText xml:space="preserve"> for a united-atom bath (</w:delText>
        </w:r>
      </w:del>
      <w:del w:id="9062" w:author="Claude" w:date="2026-10-20T13:45:00Z">
        <w:r>
          <w:rPr>
            <w:rStyle w:val="CodeChar"/>
          </w:rPr>
          <w:delText xml:space="preserve">AA_Surround: No</w:delText>
        </w:r>
      </w:del>
      <w:del w:id="9063" w:author="Claude" w:date="2026-10-20T13:45:00Z">
        <w:r>
          <w:delText xml:space="preserve">), each with the inputs that bath needs. Copy the one that matches your </w:delText>
        </w:r>
      </w:del>
      <w:del w:id="9064" w:author="Claude" w:date="2026-10-20T13:45:00Z">
        <w:r>
          <w:rPr>
            <w:rStyle w:val="CodeChar"/>
          </w:rPr>
          <w:delText xml:space="preserve">AA_Surround</w:delText>
        </w:r>
      </w:del>
      <w:del w:id="9065" w:author="Claude" w:date="2026-10-20T13:45:00Z">
        <w:r>
          <w:delText xml:space="preserve"> setting.</w:delText>
        </w:r>
      </w:del>
    </w:p>
    <w:p>
      <w:pPr>
        <w:rPr>
          <w:ins w:id="9053" w:author="Claude" w:date="2026-10-20T13:45:00Z"/>
        </w:rPr>
      </w:pPr>
      <w:ins w:id="9054" w:author="Claude" w:date="2026-10-20T13:45:00Z">
        <w:r>
          <w:t xml:space="preserve">Then set </w:t>
        </w:r>
        <w:r>
          <w:rPr>
            <w:rStyle w:val="CodeChar"/>
          </w:rPr>
          <w:t xml:space="preserve">System_Title</w:t>
        </w:r>
        <w:r>
          <w:t xml:space="preserve"> in this template's </w:t>
        </w:r>
        <w:r>
          <w:rPr>
            <w:rStyle w:val="CodeChar"/>
          </w:rPr>
          <w:t xml:space="preserve">Settings.yml</w:t>
        </w:r>
        <w:r>
          <w:t xml:space="preserve"> to the new folder name (Step 5). The two must match exactly, including capitals, because </w:t>
        </w:r>
        <w:r>
          <w:rPr>
            <w:rStyle w:val="CodeChar"/>
          </w:rPr>
          <w:t xml:space="preserve">Run_SCEE.py</w:t>
        </w:r>
        <w:r>
          <w:t xml:space="preserve"> moves into the folder by name. Leave the original </w:t>
        </w:r>
        <w:r>
          <w:rPr>
            <w:rStyle w:val="CodeChar"/>
          </w:rPr>
          <w:t xml:space="preserve">System_Title</w:t>
        </w:r>
        <w:r>
          <w:t xml:space="preserve"> folder untouched so you can copy it again for the next molecule. If </w:t>
        </w:r>
        <w:r>
          <w:rPr>
            <w:rStyle w:val="CodeChar"/>
          </w:rPr>
          <w:t xml:space="preserve">Settings.yml</w:t>
        </w:r>
        <w:r>
          <w:t xml:space="preserve"> still names the blank </w:t>
        </w:r>
        <w:r>
          <w:rPr>
            <w:rStyle w:val="CodeChar"/>
          </w:rPr>
          <w:t xml:space="preserve">System_Title</w:t>
        </w:r>
        <w:r>
          <w:t xml:space="preserve"> folder, the run will write its output into the template itself.</w:t>
        </w:r>
      </w:ins>
    </w:p>
    <w:p>
      <w:pPr>
        <w:rPr>
          <w:del w:id="9072" w:author="Claude" w:date="2026-10-20T13:45:00Z"/>
        </w:rPr>
      </w:pPr>
      <w:del w:id="9069" w:author="Claude" w:date="2026-10-20T13:45:00Z">
        <w:r>
          <w:delText xml:space="preserve">The system folder sits inside the SCEE code folder, next to the scripts and </w:delText>
        </w:r>
      </w:del>
      <w:del w:id="9070" w:author="Claude" w:date="2026-10-20T13:45:00Z">
        <w:r>
          <w:rPr>
            <w:rStyle w:val="CodeChar"/>
          </w:rPr>
          <w:delText xml:space="preserve">Settings.yml</w:delText>
        </w:r>
      </w:del>
      <w:del w:id="9071" w:author="Claude" w:date="2026-10-20T13:45:00Z">
        <w:r>
          <w:delText xml:space="preserve">:</w:delText>
        </w:r>
      </w:del>
    </w:p>
    <w:p>
      <w:pPr>
        <w:rPr>
          <w:ins w:id="9067" w:author="Claude" w:date="2026-10-20T13:45:00Z"/>
        </w:rPr>
      </w:pPr>
      <w:ins w:id="9068" w:author="Claude" w:date="2026-10-20T13:45:00Z">
        <w:r>
          <w:t xml:space="preserve">Your system folder sits inside the template folder, next to the scripts and </w:t>
        </w:r>
        <w:r>
          <w:rPr>
            <w:rStyle w:val="CodeChar"/>
          </w:rPr>
          <w:t xml:space="preserve">Settings.yml</w:t>
        </w:r>
        <w:r>
          <w:t xml:space="preserve">:</w:t>
        </w:r>
      </w:ins>
    </w:p>
    <w:p>
      <w:pPr>
        <w:pStyle w:val="Code"/>
        <w:rPr>
          <w:del w:id="9076" w:author="Claude" w:date="2026-10-20T13:45:00Z"/>
        </w:rPr>
      </w:pPr>
      <w:del w:id="9075" w:author="Claude" w:date="2026-10-20T13:45:00Z">
        <w:r>
          <w:delText xml:space="preserve">SCEE/</w:delText>
          <w:br/>
          <w:delText xml:space="preserve">├── Run_SCEE.py            ← run from here</w:delText>
          <w:br/>
          <w:delText xml:space="preserve">├── Settings.yml</w:delText>
          <w:br/>
          <w:delText xml:space="preserve">├── Settings_Loader.py, Gro_Builder.py, Gro_Simulations.py, ...</w:delText>
          <w:br/>
          <w:delText xml:space="preserve">├── venv-requirements.txt</w:delText>
          <w:br/>
          <w:delText xml:space="preserve">├── AA_Template/</w:delText>
          <w:br/>
          <w:delText xml:space="preserve">├── UA_Template/</w:delText>
          <w:br/>
          <w:delText xml:space="preserve">└── Propylamine/           ← your copy of a template</w:delText>
          <w:br/>
          <w:delText xml:space="preserve">    ├── Pure.top</w:delText>
          <w:br/>
          <w:delText xml:space="preserve">    ├── Solvent.itp</w:delText>
          <w:br/>
          <w:delText xml:space="preserve">    ├── *.mdp files</w:delText>
          <w:br/>
          <w:delText xml:space="preserve">    └── Results/</w:delText>
        </w:r>
      </w:del>
    </w:p>
    <w:p>
      <w:pPr>
        <w:pStyle w:val="Code"/>
        <w:rPr>
          <w:ins w:id="9073" w:author="Claude" w:date="2026-10-20T13:45:00Z"/>
        </w:rPr>
      </w:pPr>
      <w:ins w:id="9074" w:author="Claude" w:date="2026-10-20T13:45:00Z">
        <w:r>
          <w:t xml:space="preserve">AA_Template/</w:t>
          <w:br/>
          <w:t xml:space="preserve">├── Run_SCEE.py            ← run from here</w:t>
          <w:br/>
          <w:t xml:space="preserve">├── Settings.yml</w:t>
          <w:br/>
          <w:t xml:space="preserve">├── Settings_Loader.py, Gro_Builder.py, Gro_Simulations.py, ...</w:t>
          <w:br/>
          <w:t xml:space="preserve">├── System_Title/          ← blank template, keep unchanged</w:t>
          <w:br/>
          <w:t xml:space="preserve">└── Propylamine/           ← your copy of System_Title</w:t>
          <w:br/>
          <w:t xml:space="preserve">    ├── Pure.top</w:t>
          <w:br/>
          <w:t xml:space="preserve">    ├── Solvent.itp</w:t>
          <w:br/>
          <w:t xml:space="preserve">    ├── *.mdp files</w:t>
          <w:br/>
          <w:t xml:space="preserve">    └── Results/</w:t>
        </w:r>
      </w:ins>
    </w:p>
    <w:p>
      <w:pPr/>
      <w:del w:id="9077" w:author="Claude" w:date="2026-10-20T13:45:00Z">
        <w:r>
          <w:delText xml:space="preserve">Use a new folder for each molecule.</w:delText>
        </w:r>
      </w:del>
      <w:ins w:id="9078" w:author="Claude" w:date="2026-10-20T13:45:00Z">
        <w:r>
          <w:t xml:space="preserve">Use a new copy of </w:t>
        </w:r>
        <w:r>
          <w:rPr>
            <w:rStyle w:val="CodeChar"/>
          </w:rPr>
          <w:t xml:space="preserve">System_Title</w:t>
        </w:r>
        <w:r>
          <w:t xml:space="preserve"> for each molecule.</w:t>
        </w:r>
      </w:ins>
      <w:r>
        <w:t xml:space="preserve"> Every output of a run is written inside the system folder, so separate folders keep systems from overwriting each other.</w:t>
      </w:r>
    </w:p>
    <w:p>
      <w:pPr>
        <w:pStyle w:val="Heading2"/>
      </w:pPr>
      <w:del w:id="9079" w:author="Claude" w:date="2026-10-20T13:45:00Z">
        <w:r>
          <w:delText xml:space="preserve">Step 3</w:delText>
        </w:r>
      </w:del>
      <w:ins w:id="9080" w:author="Claude" w:date="2026-10-20T13:45:00Z">
        <w:r>
          <w:t xml:space="preserve">Step 4</w:t>
        </w:r>
      </w:ins>
      <w:r>
        <w:t xml:space="preserve">: Put the required files in your system folder</w:t>
      </w:r>
    </w:p>
    <w:p>
      <w:pPr/>
      <w:r>
        <w:t xml:space="preserve">The pipeline does not write a force field for you. You supply the topology and the MD parameter files; everything else is generated.</w:t>
      </w:r>
      <w:ins w:id="9081" w:author="Claude" w:date="2026-10-20T13:45:00Z">
        <w:r>
          <w:t xml:space="preserve"> Your copy of </w:t>
        </w:r>
        <w:r>
          <w:rPr>
            <w:rStyle w:val="CodeChar"/>
          </w:rPr>
          <w:t xml:space="preserve">System_Title</w:t>
        </w:r>
        <w:r>
          <w:t xml:space="preserve"> already holds template versions of these files: replace the topology files with your molecule's and check the .mdp settings.</w:t>
        </w:r>
      </w:ins>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File</w:t>
            </w:r>
          </w:p>
        </w:tc>
        <w:tc>
          <w:tcPr>
            <w:tcW w:w="3120" w:type="dxa"/>
            <w:shd w:val="clear" w:color="auto" w:fill="F2F2F2"/>
          </w:tcPr>
          <w:p>
            <w:pPr/>
            <w:r>
              <w:t xml:space="preserve">Needed when</w:t>
            </w:r>
          </w:p>
        </w:tc>
        <w:tc>
          <w:tcPr>
            <w:tcW w:w="3120" w:type="dxa"/>
            <w:shd w:val="clear" w:color="auto" w:fill="F2F2F2"/>
          </w:tcPr>
          <w:p>
            <w:pPr/>
            <w:r>
              <w:t xml:space="preserve">What it must contain</w:t>
            </w:r>
          </w:p>
        </w:tc>
      </w:tr>
      <w:tr>
        <w:tc>
          <w:tcPr>
            <w:tcW w:w="3120" w:type="dxa"/>
          </w:tcPr>
          <w:p>
            <w:pPr/>
            <w:r>
              <w:rPr>
                <w:rStyle w:val="CodeChar"/>
              </w:rPr>
              <w:t xml:space="preserve">Pure.top</w:t>
            </w:r>
          </w:p>
        </w:tc>
        <w:tc>
          <w:tcPr>
            <w:tcW w:w="3120" w:type="dxa"/>
          </w:tcPr>
          <w:p>
            <w:pPr/>
            <w:r>
              <w:t xml:space="preserve">Always</w:t>
            </w:r>
          </w:p>
        </w:tc>
        <w:tc>
          <w:tcPr>
            <w:tcW w:w="3120" w:type="dxa"/>
          </w:tcPr>
          <w:p>
            <w:pPr/>
            <w:r>
              <w:rPr>
                <w:rStyle w:val="CodeChar"/>
              </w:rPr>
              <w:t xml:space="preserve">#include</w:t>
            </w:r>
            <w:r>
              <w:t xml:space="preserve"> lines for the force field and </w:t>
            </w:r>
            <w:r>
              <w:rPr>
                <w:rStyle w:val="CodeChar"/>
              </w:rPr>
              <w:t xml:space="preserve">Solvent.itp</w:t>
            </w:r>
            <w:r>
              <w:t xml:space="preserve">; a </w:t>
            </w:r>
            <w:r>
              <w:rPr>
                <w:rStyle w:val="CodeChar"/>
              </w:rPr>
              <w:t xml:space="preserve">[ molecules ]</w:t>
            </w:r>
            <w:r>
              <w:t xml:space="preserve"> section whose </w:t>
            </w:r>
            <w:r>
              <w:rPr>
                <w:b/>
              </w:rPr>
              <w:t xml:space="preserve">last line</w:t>
            </w:r>
            <w:r>
              <w:t xml:space="preserve"> is </w:t>
            </w:r>
            <w:r>
              <w:rPr>
                <w:rStyle w:val="CodeChar"/>
              </w:rPr>
              <w:t xml:space="preserve">Solvent 1</w:t>
            </w:r>
          </w:p>
        </w:tc>
      </w:tr>
      <w:tr>
        <w:tc>
          <w:tcPr>
            <w:tcW w:w="3120" w:type="dxa"/>
          </w:tcPr>
          <w:p>
            <w:pPr/>
            <w:r>
              <w:rPr>
                <w:rStyle w:val="CodeChar"/>
              </w:rPr>
              <w:t xml:space="preserve">Solvent.itp</w:t>
            </w:r>
          </w:p>
        </w:tc>
        <w:tc>
          <w:tcPr>
            <w:tcW w:w="3120" w:type="dxa"/>
          </w:tcPr>
          <w:p>
            <w:pPr/>
            <w:r>
              <w:t xml:space="preserve">Always</w:t>
            </w:r>
          </w:p>
        </w:tc>
        <w:tc>
          <w:tcPr>
            <w:tcW w:w="3120" w:type="dxa"/>
          </w:tcPr>
          <w:p>
            <w:pPr/>
            <w:r>
              <w:rPr>
                <w:rStyle w:val="CodeChar"/>
              </w:rPr>
              <w:t xml:space="preserve">[ moleculetype ]</w:t>
            </w:r>
            <w:r>
              <w:t xml:space="preserve"> named </w:t>
            </w:r>
            <w:r>
              <w:rPr>
                <w:rStyle w:val="CodeChar"/>
              </w:rPr>
              <w:t xml:space="preserve">Solvent</w:t>
            </w:r>
            <w:r>
              <w:t xml:space="preserve">; </w:t>
            </w:r>
            <w:r>
              <w:rPr>
                <w:rStyle w:val="CodeChar"/>
              </w:rPr>
              <w:t xml:space="preserve">[ atoms ]</w:t>
            </w:r>
            <w:r>
              <w:t xml:space="preserve"> with all 8 columns including mass</w:t>
            </w:r>
          </w:p>
        </w:tc>
      </w:tr>
      <w:tr>
        <w:tc>
          <w:tcPr>
            <w:tcW w:w="3120" w:type="dxa"/>
          </w:tcPr>
          <w:p>
            <w:pPr/>
            <w:r>
              <w:rPr>
                <w:rStyle w:val="CodeChar"/>
              </w:rPr>
              <w:t xml:space="preserve">Solvent_UA.itp</w:t>
            </w:r>
          </w:p>
        </w:tc>
        <w:tc>
          <w:tcPr>
            <w:tcW w:w="3120" w:type="dxa"/>
          </w:tcPr>
          <w:p>
            <w:pPr/>
            <w:r>
              <w:rPr>
                <w:rStyle w:val="CodeChar"/>
              </w:rPr>
              <w:t xml:space="preserve">AA_Surround: No</w:t>
            </w:r>
          </w:p>
        </w:tc>
        <w:tc>
          <w:tcPr>
            <w:tcW w:w="3120" w:type="dxa"/>
          </w:tcPr>
          <w:p>
            <w:pPr/>
            <w:r>
              <w:rPr>
                <w:rStyle w:val="CodeChar"/>
              </w:rPr>
              <w:t xml:space="preserve">[ moleculetype ]</w:t>
            </w:r>
            <w:r>
              <w:t xml:space="preserve"> named </w:t>
            </w:r>
            <w:r>
              <w:rPr>
                <w:rStyle w:val="CodeChar"/>
              </w:rPr>
              <w:t xml:space="preserve">Solvent_UA</w:t>
            </w:r>
            <w:r>
              <w:t xml:space="preserve">, also </w:t>
            </w:r>
            <w:r>
              <w:rPr>
                <w:rStyle w:val="CodeChar"/>
              </w:rPr>
              <w:t xml:space="preserve">#include</w:t>
            </w:r>
            <w:r>
              <w:t xml:space="preserve">d in </w:t>
            </w:r>
            <w:r>
              <w:rPr>
                <w:rStyle w:val="CodeChar"/>
              </w:rPr>
              <w:t xml:space="preserve">Pure.top</w:t>
            </w:r>
          </w:p>
        </w:tc>
      </w:tr>
      <w:tr>
        <w:tc>
          <w:tcPr>
            <w:tcW w:w="3120" w:type="dxa"/>
          </w:tcPr>
          <w:p>
            <w:pPr/>
            <w:r>
              <w:t xml:space="preserve">Force-field </w:t>
            </w:r>
            <w:r>
              <w:rPr>
                <w:rStyle w:val="CodeChar"/>
              </w:rPr>
              <w:t xml:space="preserve">.itp</w:t>
            </w:r>
            <w:r>
              <w:t xml:space="preserve"> files</w:t>
            </w:r>
          </w:p>
        </w:tc>
        <w:tc>
          <w:tcPr>
            <w:tcW w:w="3120" w:type="dxa"/>
          </w:tcPr>
          <w:p>
            <w:pPr/>
            <w:r>
              <w:t xml:space="preserve">Always</w:t>
            </w:r>
          </w:p>
        </w:tc>
        <w:tc>
          <w:tcPr>
            <w:tcW w:w="3120" w:type="dxa"/>
          </w:tcPr>
          <w:p>
            <w:pPr/>
            <w:r>
              <w:t xml:space="preserve">An </w:t>
            </w:r>
            <w:r>
              <w:rPr>
                <w:rStyle w:val="CodeChar"/>
              </w:rPr>
              <w:t xml:space="preserve">[ atomtypes ]</w:t>
            </w:r>
            <w:r>
              <w:t xml:space="preserve"> section with sigma (nm) and epsilon (kJ/mol) for every atom type used</w:t>
            </w:r>
          </w:p>
        </w:tc>
      </w:tr>
      <w:tr>
        <w:tc>
          <w:tcPr>
            <w:tcW w:w="3120" w:type="dxa"/>
          </w:tcPr>
          <w:p>
            <w:pPr/>
            <w:r>
              <w:rPr>
                <w:rStyle w:val="CodeChar"/>
              </w:rPr>
              <w:t xml:space="preserve">minim_vacuum.mdp</w:t>
            </w:r>
            <w:r>
              <w:t xml:space="preserve">, </w:t>
            </w:r>
            <w:r>
              <w:rPr>
                <w:rStyle w:val="CodeChar"/>
              </w:rPr>
              <w:t xml:space="preserve">nvt_vacuum.mdp</w:t>
            </w:r>
          </w:p>
        </w:tc>
        <w:tc>
          <w:tcPr>
            <w:tcW w:w="3120" w:type="dxa"/>
          </w:tcPr>
          <w:p>
            <w:pPr/>
            <w:r>
              <w:t xml:space="preserve">Always</w:t>
            </w:r>
          </w:p>
        </w:tc>
        <w:tc>
          <w:tcPr>
            <w:tcW w:w="3120" w:type="dxa"/>
          </w:tcPr>
          <w:p>
            <w:pPr/>
            <w:r>
              <w:t xml:space="preserve">Vacuum energy minimisation and NVT</w:t>
            </w:r>
          </w:p>
        </w:tc>
      </w:tr>
      <w:tr>
        <w:tc>
          <w:tcPr>
            <w:tcW w:w="3120" w:type="dxa"/>
          </w:tcPr>
          <w:p>
            <w:pPr/>
            <w:r>
              <w:rPr>
                <w:rStyle w:val="CodeChar"/>
              </w:rPr>
              <w:t xml:space="preserve">minim.mdp</w:t>
            </w:r>
            <w:r>
              <w:t xml:space="preserve">, </w:t>
            </w:r>
            <w:r>
              <w:rPr>
                <w:rStyle w:val="CodeChar"/>
              </w:rPr>
              <w:t xml:space="preserve">nvt.mdp</w:t>
            </w:r>
            <w:r>
              <w:t xml:space="preserve">, </w:t>
            </w:r>
            <w:r>
              <w:rPr>
                <w:rStyle w:val="CodeChar"/>
              </w:rPr>
              <w:t xml:space="preserve">npt.mdp</w:t>
            </w:r>
          </w:p>
        </w:tc>
        <w:tc>
          <w:tcPr>
            <w:tcW w:w="3120" w:type="dxa"/>
          </w:tcPr>
          <w:p>
            <w:pPr/>
            <w:r>
              <w:t xml:space="preserve">Always</w:t>
            </w:r>
          </w:p>
        </w:tc>
        <w:tc>
          <w:tcPr>
            <w:tcW w:w="3120" w:type="dxa"/>
          </w:tcPr>
          <w:p>
            <w:pPr/>
            <w:r>
              <w:t xml:space="preserve">Condensed-phase minimisation and equilibration</w:t>
            </w:r>
          </w:p>
        </w:tc>
      </w:tr>
      <w:tr>
        <w:tc>
          <w:tcPr>
            <w:tcW w:w="3120" w:type="dxa"/>
          </w:tcPr>
          <w:p>
            <w:pPr/>
            <w:r>
              <w:rPr>
                <w:rStyle w:val="CodeChar"/>
              </w:rPr>
              <w:t xml:space="preserve">template_2.mdp</w:t>
            </w:r>
          </w:p>
        </w:tc>
        <w:tc>
          <w:tcPr>
            <w:tcW w:w="3120" w:type="dxa"/>
          </w:tcPr>
          <w:p>
            <w:pPr/>
            <w:r>
              <w:t xml:space="preserve">Always</w:t>
            </w:r>
          </w:p>
        </w:tc>
        <w:tc>
          <w:tcPr>
            <w:tcW w:w="3120" w:type="dxa"/>
          </w:tcPr>
          <w:p>
            <w:pPr/>
            <w:r>
              <w:t xml:space="preserve">Production run, with the literal words </w:t>
            </w:r>
            <w:r>
              <w:rPr>
                <w:rStyle w:val="CodeChar"/>
              </w:rPr>
              <w:t xml:space="preserve">TEMPERATURE</w:t>
            </w:r>
            <w:r>
              <w:t xml:space="preserve"> and </w:t>
            </w:r>
            <w:r>
              <w:rPr>
                <w:rStyle w:val="CodeChar"/>
              </w:rPr>
              <w:t xml:space="preserve">PRESSURE</w:t>
            </w:r>
            <w:r>
              <w:t xml:space="preserve"> where the values go</w:t>
            </w:r>
          </w:p>
        </w:tc>
      </w:tr>
      <w:tr>
        <w:tc>
          <w:tcPr>
            <w:tcW w:w="3120" w:type="dxa"/>
          </w:tcPr>
          <w:p>
            <w:pPr/>
            <w:r>
              <w:rPr>
                <w:rStyle w:val="CodeChar"/>
              </w:rPr>
              <w:t xml:space="preserve">Solvent.gro</w:t>
            </w:r>
          </w:p>
        </w:tc>
        <w:tc>
          <w:tcPr>
            <w:tcW w:w="3120" w:type="dxa"/>
          </w:tcPr>
          <w:p>
            <w:pPr/>
            <w:r>
              <w:t xml:space="preserve">Only if </w:t>
            </w:r>
            <w:r>
              <w:rPr>
                <w:rStyle w:val="CodeChar"/>
              </w:rPr>
              <w:t xml:space="preserve">Solvent_Smiles: null</w:t>
            </w:r>
          </w:p>
        </w:tc>
        <w:tc>
          <w:tcPr>
            <w:tcW w:w="3120" w:type="dxa"/>
          </w:tcPr>
          <w:p>
            <w:pPr/>
            <w:r>
              <w:t xml:space="preserve">Your own single-molecule structure</w:t>
            </w:r>
          </w:p>
        </w:tc>
      </w:tr>
      <w:tr>
        <w:tc>
          <w:tcPr>
            <w:tcW w:w="3120" w:type="dxa"/>
          </w:tcPr>
          <w:p>
            <w:pPr/>
            <w:r>
              <w:rPr>
                <w:rStyle w:val="CodeChar"/>
              </w:rPr>
              <w:t xml:space="preserve">Solvent_UA.gro</w:t>
            </w:r>
          </w:p>
        </w:tc>
        <w:tc>
          <w:tcPr>
            <w:tcW w:w="3120" w:type="dxa"/>
          </w:tcPr>
          <w:p>
            <w:pPr/>
            <w:r>
              <w:t xml:space="preserve">Only if </w:t>
            </w:r>
            <w:r>
              <w:rPr>
                <w:rStyle w:val="CodeChar"/>
              </w:rPr>
              <w:t xml:space="preserve">Solvent_Smiles: null</w:t>
            </w:r>
            <w:r>
              <w:t xml:space="preserve"> and </w:t>
            </w:r>
            <w:r>
              <w:rPr>
                <w:rStyle w:val="CodeChar"/>
              </w:rPr>
              <w:t xml:space="preserve">AA_Surround: No</w:t>
            </w:r>
          </w:p>
        </w:tc>
        <w:tc>
          <w:tcPr>
            <w:tcW w:w="3120" w:type="dxa"/>
          </w:tcPr>
          <w:p>
            <w:pPr/>
            <w:r>
              <w:t xml:space="preserve">Your own united-atom structure</w:t>
            </w:r>
          </w:p>
        </w:tc>
      </w:tr>
      <w:tr>
        <w:tc>
          <w:tcPr>
            <w:tcW w:w="3120" w:type="dxa"/>
          </w:tcPr>
          <w:p>
            <w:pPr/>
            <w:r>
              <w:rPr>
                <w:rStyle w:val="CodeChar"/>
              </w:rPr>
              <w:t xml:space="preserve">Results/</w:t>
            </w:r>
            <w:r>
              <w:t xml:space="preserve"> folder</w:t>
            </w:r>
          </w:p>
        </w:tc>
        <w:tc>
          <w:tcPr>
            <w:tcW w:w="3120" w:type="dxa"/>
          </w:tcPr>
          <w:p>
            <w:pPr/>
            <w:r>
              <w:t xml:space="preserve">Always</w:t>
            </w:r>
          </w:p>
        </w:tc>
        <w:tc>
          <w:tcPr>
            <w:tcW w:w="3120" w:type="dxa"/>
          </w:tcPr>
          <w:p>
            <w:pPr/>
            <w:r>
              <w:t xml:space="preserve">Empty folder; the run fails at the start if it is missing</w:t>
            </w:r>
          </w:p>
        </w:tc>
      </w:tr>
    </w:tbl>
    <w:p>
      <w:pPr>
        <w:pStyle w:val="Heading3"/>
      </w:pPr>
      <w:r>
        <w:t xml:space="preserve">Match the topology to the structure</w:t>
      </w:r>
    </w:p>
    <w:p>
      <w:pPr/>
      <w:r>
        <w:t xml:space="preserve">The atom order in </w:t>
      </w:r>
      <w:r>
        <w:rPr>
          <w:rStyle w:val="CodeChar"/>
        </w:rPr>
        <w:t xml:space="preserve">Solvent.itp</w:t>
      </w:r>
      <w:r>
        <w:t xml:space="preserve"> must match the atom order in </w:t>
      </w:r>
      <w:r>
        <w:rPr>
          <w:rStyle w:val="CodeChar"/>
        </w:rPr>
        <w:t xml:space="preserve">Solvent.gro</w:t>
      </w:r>
      <w:r>
        <w:t xml:space="preserve"> exactly. When </w:t>
      </w:r>
      <w:r>
        <w:rPr>
          <w:rStyle w:val="CodeChar"/>
        </w:rPr>
        <w:t xml:space="preserve">Gro_Builder.py</w:t>
      </w:r>
      <w:r>
        <w:t xml:space="preserve"> builds from SMILES, it writes heavy atoms in SMILES order, then the hydrogens. For </w:t>
      </w:r>
      <w:r>
        <w:rPr>
          <w:rStyle w:val="CodeChar"/>
        </w:rPr>
        <w:t xml:space="preserve">NCCC</w:t>
      </w:r>
      <w:r>
        <w:t xml:space="preserve"> that is N, C, C, C, then nine H. Open </w:t>
      </w:r>
      <w:r>
        <w:rPr>
          <w:rStyle w:val="CodeChar"/>
        </w:rPr>
        <w:t xml:space="preserve">Solvent.gro</w:t>
      </w:r>
      <w:r>
        <w:t xml:space="preserve"> after the build step and check it against your </w:t>
      </w:r>
      <w:r>
        <w:rPr>
          <w:rStyle w:val="CodeChar"/>
        </w:rPr>
        <w:t xml:space="preserve">[ atoms ]</w:t>
      </w:r>
      <w:r>
        <w:t xml:space="preserve"> list.</w:t>
      </w:r>
    </w:p>
    <w:p>
      <w:pPr/>
      <w:r>
        <w:t xml:space="preserve">For a united-atom bath, </w:t>
      </w:r>
      <w:r>
        <w:rPr>
          <w:rStyle w:val="CodeChar"/>
        </w:rPr>
        <w:t xml:space="preserve">Solvent_UA.gro</w:t>
      </w:r>
      <w:r>
        <w:t xml:space="preserve"> lists heteroatoms first, then carbons, then polar hydrogens, then aromatic or alkene hydrogens. Aliphatic hydrogens are dropped.</w:t>
      </w:r>
    </w:p>
    <w:p>
      <w:pPr>
        <w:pStyle w:val="Heading3"/>
      </w:pPr>
      <w:r>
        <w:t xml:space="preserve">Name atoms so the element can be read</w:t>
      </w:r>
    </w:p>
    <w:p>
      <w:pPr/>
      <w:r>
        <w:rPr>
          <w:rStyle w:val="CodeChar"/>
        </w:rPr>
        <w:t xml:space="preserve">Oniom_Generation.py</w:t>
      </w:r>
      <w:r>
        <w:t xml:space="preserve"> works out each element from the atom name in the </w:t>
      </w:r>
      <w:r>
        <w:rPr>
          <w:rStyle w:val="CodeChar"/>
        </w:rPr>
        <w:t xml:space="preserve">[ atoms ]</w:t>
      </w:r>
      <w:r>
        <w:t xml:space="preserve"> section. Start every atom name with its element symbol (</w:t>
      </w:r>
      <w:r>
        <w:rPr>
          <w:rStyle w:val="CodeChar"/>
        </w:rPr>
        <w:t xml:space="preserve">C1</w:t>
      </w:r>
      <w:r>
        <w:t xml:space="preserve">, </w:t>
      </w:r>
      <w:r>
        <w:rPr>
          <w:rStyle w:val="CodeChar"/>
        </w:rPr>
        <w:t xml:space="preserve">N1</w:t>
      </w:r>
      <w:r>
        <w:t xml:space="preserve">, </w:t>
      </w:r>
      <w:r>
        <w:rPr>
          <w:rStyle w:val="CodeChar"/>
        </w:rPr>
        <w:t xml:space="preserve">HN1</w:t>
      </w:r>
      <w:r>
        <w:t xml:space="preserve">, </w:t>
      </w:r>
      <w:r>
        <w:rPr>
          <w:rStyle w:val="CodeChar"/>
        </w:rPr>
        <w:t xml:space="preserve">Cl2</w:t>
      </w:r>
      <w:r>
        <w:t xml:space="preserve">). Names beginning </w:t>
      </w:r>
      <w:r>
        <w:rPr>
          <w:rStyle w:val="CodeChar"/>
        </w:rPr>
        <w:t xml:space="preserve">CA</w:t>
      </w:r>
      <w:r>
        <w:t xml:space="preserve">, </w:t>
      </w:r>
      <w:r>
        <w:rPr>
          <w:rStyle w:val="CodeChar"/>
        </w:rPr>
        <w:t xml:space="preserve">NA</w:t>
      </w:r>
      <w:r>
        <w:t xml:space="preserve">, </w:t>
      </w:r>
      <w:r>
        <w:rPr>
          <w:rStyle w:val="CodeChar"/>
        </w:rPr>
        <w:t xml:space="preserve">CL</w:t>
      </w:r>
      <w:r>
        <w:t xml:space="preserve">, </w:t>
      </w:r>
      <w:r>
        <w:rPr>
          <w:rStyle w:val="CodeChar"/>
        </w:rPr>
        <w:t xml:space="preserve">SI</w:t>
      </w:r>
      <w:r>
        <w:t xml:space="preserve"> or </w:t>
      </w:r>
      <w:r>
        <w:rPr>
          <w:rStyle w:val="CodeChar"/>
        </w:rPr>
        <w:t xml:space="preserve">BR</w:t>
      </w:r>
      <w:r>
        <w:t xml:space="preserve"> are resolved by mass, so check the mass column is correct. Virtual sites must start with </w:t>
      </w:r>
      <w:r>
        <w:rPr>
          <w:rStyle w:val="CodeChar"/>
        </w:rPr>
        <w:t xml:space="preserve">DUM</w:t>
      </w:r>
      <w:r>
        <w:t xml:space="preserve">, </w:t>
      </w:r>
      <w:r>
        <w:rPr>
          <w:rStyle w:val="CodeChar"/>
        </w:rPr>
        <w:t xml:space="preserve">VS</w:t>
      </w:r>
      <w:r>
        <w:t xml:space="preserve">, </w:t>
      </w:r>
      <w:r>
        <w:rPr>
          <w:rStyle w:val="CodeChar"/>
        </w:rPr>
        <w:t xml:space="preserve">EP</w:t>
      </w:r>
      <w:r>
        <w:t xml:space="preserve">, </w:t>
      </w:r>
      <w:r>
        <w:rPr>
          <w:rStyle w:val="CodeChar"/>
        </w:rPr>
        <w:t xml:space="preserve">LP</w:t>
      </w:r>
      <w:r>
        <w:t xml:space="preserve"> or </w:t>
      </w:r>
      <w:r>
        <w:rPr>
          <w:rStyle w:val="CodeChar"/>
        </w:rPr>
        <w:t xml:space="preserve">MW</w:t>
      </w:r>
      <w:r>
        <w:t xml:space="preserve">.</w:t>
      </w:r>
    </w:p>
    <w:p>
      <w:pPr>
        <w:pStyle w:val="Heading3"/>
      </w:pPr>
      <w:r>
        <w:t xml:space="preserve">Set the production length in template_2.mdp</w:t>
      </w:r>
    </w:p>
    <w:p>
      <w:pPr/>
      <w:r>
        <w:t xml:space="preserve">Configurations are taken every 20 ps after the first 1000 ps, so the production run must last at least 1000 + 20 × </w:t>
      </w:r>
      <w:r>
        <w:rPr>
          <w:rStyle w:val="CodeChar"/>
        </w:rPr>
        <w:t xml:space="preserve">n_configurations</w:t>
      </w:r>
      <w:r>
        <w:t xml:space="preserve"> ps. For 200 configurations that is 5000 ps. The template must also write both an </w:t>
      </w:r>
      <w:r>
        <w:rPr>
          <w:rStyle w:val="CodeChar"/>
        </w:rPr>
        <w:t xml:space="preserve">.xtc</w:t>
      </w:r>
      <w:r>
        <w:t xml:space="preserve"> (</w:t>
      </w:r>
      <w:r>
        <w:rPr>
          <w:rStyle w:val="CodeChar"/>
        </w:rPr>
        <w:t xml:space="preserve">nstxout-compressed</w:t>
      </w:r>
      <w:r>
        <w:t xml:space="preserve">) and a </w:t>
      </w:r>
      <w:r>
        <w:rPr>
          <w:rStyle w:val="CodeChar"/>
        </w:rPr>
        <w:t xml:space="preserve">.trr</w:t>
      </w:r>
      <w:r>
        <w:t xml:space="preserve"> (</w:t>
      </w:r>
      <w:r>
        <w:rPr>
          <w:rStyle w:val="CodeChar"/>
        </w:rPr>
        <w:t xml:space="preserve">nstxout</w:t>
      </w:r>
      <w:r>
        <w:t xml:space="preserve">), because </w:t>
      </w:r>
      <w:r>
        <w:rPr>
          <w:rStyle w:val="CodeChar"/>
        </w:rPr>
        <w:t xml:space="preserve">gmx dipoles</w:t>
      </w:r>
      <w:r>
        <w:t xml:space="preserve"> reads the </w:t>
      </w:r>
      <w:r>
        <w:rPr>
          <w:rStyle w:val="CodeChar"/>
        </w:rPr>
        <w:t xml:space="preserve">.trr</w:t>
      </w:r>
      <w:r>
        <w:t xml:space="preserve">.</w:t>
      </w:r>
    </w:p>
    <w:p>
      <w:pPr>
        <w:pStyle w:val="Heading3"/>
      </w:pPr>
      <w:r>
        <w:t xml:space="preserve">Include paths</w:t>
      </w:r>
    </w:p>
    <w:p>
      <w:pPr/>
      <w:r>
        <w:t xml:space="preserve">Keep the </w:t>
      </w:r>
      <w:r>
        <w:rPr>
          <w:rStyle w:val="CodeChar"/>
        </w:rPr>
        <w:t xml:space="preserve">#include</w:t>
      </w:r>
      <w:r>
        <w:t xml:space="preserve"> paths in </w:t>
      </w:r>
      <w:r>
        <w:rPr>
          <w:rStyle w:val="CodeChar"/>
        </w:rPr>
        <w:t xml:space="preserve">Pure.top</w:t>
      </w:r>
      <w:r>
        <w:t xml:space="preserve"> relative to the system folder. The production runs happen in subfolders, and </w:t>
      </w:r>
      <w:r>
        <w:rPr>
          <w:rStyle w:val="CodeChar"/>
        </w:rPr>
        <w:t xml:space="preserve">Oniom_Generation.py</w:t>
      </w:r>
      <w:r>
        <w:t xml:space="preserve"> follows the same include tree to find sigma and epsilon.</w:t>
      </w:r>
    </w:p>
    <w:p>
      <w:pPr>
        <w:pStyle w:val="Heading2"/>
      </w:pPr>
      <w:del w:id="9082" w:author="Claude" w:date="2026-10-20T13:45:00Z">
        <w:r>
          <w:delText xml:space="preserve">Step 4</w:delText>
        </w:r>
      </w:del>
      <w:ins w:id="9083" w:author="Claude" w:date="2026-10-20T13:45:00Z">
        <w:r>
          <w:t xml:space="preserve">Step 5</w:t>
        </w:r>
      </w:ins>
      <w:r>
        <w:t xml:space="preserve">: Fill in Settings.yml</w:t>
      </w:r>
    </w:p>
    <w:p>
      <w:pPr/>
      <w:r>
        <w:t xml:space="preserve">Open </w:t>
      </w:r>
      <w:r>
        <w:rPr>
          <w:rStyle w:val="CodeChar"/>
        </w:rPr>
        <w:t xml:space="preserve">Settings.yml</w:t>
      </w:r>
      <w:r>
        <w:t xml:space="preserve"> </w:t>
      </w:r>
      <w:del w:id="9084" w:author="Claude" w:date="2026-10-20T13:45:00Z">
        <w:r>
          <w:delText xml:space="preserve">in the SCEE code folder</w:delText>
        </w:r>
      </w:del>
      <w:ins w:id="9085" w:author="Claude" w:date="2026-10-20T13:45:00Z">
        <w:r>
          <w:t xml:space="preserve">in the template folder you chose in Step 3 (</w:t>
        </w:r>
        <w:r>
          <w:rPr>
            <w:rStyle w:val="CodeChar"/>
          </w:rPr>
          <w:t xml:space="preserve">AA_Template</w:t>
        </w:r>
        <w:r>
          <w:t xml:space="preserve"> or </w:t>
        </w:r>
        <w:r>
          <w:rPr>
            <w:rStyle w:val="CodeChar"/>
          </w:rPr>
          <w:t xml:space="preserve">UA_Template</w:t>
        </w:r>
        <w:r>
          <w:t xml:space="preserve">)</w:t>
        </w:r>
      </w:ins>
      <w:r>
        <w:t xml:space="preserve"> and work through the sections top to bottom. Leave </w:t>
      </w:r>
      <w:r>
        <w:rPr>
          <w:rStyle w:val="CodeChar"/>
        </w:rPr>
        <w:t xml:space="preserve">Advanced_Settings</w:t>
      </w:r>
      <w:r>
        <w:t xml:space="preserve"> at its defaults unless you know why you are changing it.</w:t>
      </w:r>
    </w:p>
    <w:p>
      <w:pPr>
        <w:pStyle w:val="Heading3"/>
      </w:pPr>
      <w:r>
        <w:t xml:space="preserve">State_Conditions</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Field</w:t>
            </w:r>
          </w:p>
        </w:tc>
        <w:tc>
          <w:tcPr>
            <w:tcW w:w="2340" w:type="dxa"/>
            <w:shd w:val="clear" w:color="auto" w:fill="F2F2F2"/>
          </w:tcPr>
          <w:p>
            <w:pPr/>
            <w:r>
              <w:t xml:space="preserve">Units</w:t>
            </w:r>
          </w:p>
        </w:tc>
        <w:tc>
          <w:tcPr>
            <w:tcW w:w="2340" w:type="dxa"/>
            <w:shd w:val="clear" w:color="auto" w:fill="F2F2F2"/>
          </w:tcPr>
          <w:p>
            <w:pPr/>
            <w:r>
              <w:t xml:space="preserve">Example</w:t>
            </w:r>
          </w:p>
        </w:tc>
        <w:tc>
          <w:tcPr>
            <w:tcW w:w="2340" w:type="dxa"/>
            <w:shd w:val="clear" w:color="auto" w:fill="F2F2F2"/>
          </w:tcPr>
          <w:p>
            <w:pPr/>
            <w:r>
              <w:t xml:space="preserve">Notes</w:t>
            </w:r>
          </w:p>
        </w:tc>
      </w:tr>
      <w:tr>
        <w:tc>
          <w:tcPr>
            <w:tcW w:w="2340" w:type="dxa"/>
          </w:tcPr>
          <w:p>
            <w:pPr/>
            <w:r>
              <w:rPr>
                <w:rStyle w:val="CodeChar"/>
              </w:rPr>
              <w:t xml:space="preserve">Temperature</w:t>
            </w:r>
          </w:p>
        </w:tc>
        <w:tc>
          <w:tcPr>
            <w:tcW w:w="2340" w:type="dxa"/>
          </w:tcPr>
          <w:p>
            <w:pPr/>
            <w:r>
              <w:t xml:space="preserve">K</w:t>
            </w:r>
          </w:p>
        </w:tc>
        <w:tc>
          <w:tcPr>
            <w:tcW w:w="2340" w:type="dxa"/>
          </w:tcPr>
          <w:p>
            <w:pPr/>
            <w:r>
              <w:rPr>
                <w:rStyle w:val="CodeChar"/>
              </w:rPr>
              <w:t xml:space="preserve">[298]</w:t>
            </w:r>
          </w:p>
        </w:tc>
        <w:tc>
          <w:tcPr>
            <w:tcW w:w="2340" w:type="dxa"/>
          </w:tcPr>
          <w:p>
            <w:pPr/>
            <w:r>
              <w:t xml:space="preserve">A list; each value gets its own production run</w:t>
            </w:r>
          </w:p>
        </w:tc>
      </w:tr>
      <w:tr>
        <w:tc>
          <w:tcPr>
            <w:tcW w:w="2340" w:type="dxa"/>
          </w:tcPr>
          <w:p>
            <w:pPr/>
            <w:r>
              <w:rPr>
                <w:rStyle w:val="CodeChar"/>
              </w:rPr>
              <w:t xml:space="preserve">Pressure</w:t>
            </w:r>
          </w:p>
        </w:tc>
        <w:tc>
          <w:tcPr>
            <w:tcW w:w="2340" w:type="dxa"/>
          </w:tcPr>
          <w:p>
            <w:pPr/>
            <w:r>
              <w:t xml:space="preserve">bar</w:t>
            </w:r>
          </w:p>
        </w:tc>
        <w:tc>
          <w:tcPr>
            <w:tcW w:w="2340" w:type="dxa"/>
          </w:tcPr>
          <w:p>
            <w:pPr/>
            <w:r>
              <w:rPr>
                <w:rStyle w:val="CodeChar"/>
              </w:rPr>
              <w:t xml:space="preserve">[1]</w:t>
            </w:r>
          </w:p>
        </w:tc>
        <w:tc>
          <w:tcPr>
            <w:tcW w:w="2340" w:type="dxa"/>
          </w:tcPr>
          <w:p>
            <w:pPr/>
            <w:r>
              <w:t xml:space="preserve">A list; every T is run at every p</w:t>
            </w:r>
          </w:p>
        </w:tc>
      </w:tr>
      <w:tr>
        <w:tc>
          <w:tcPr>
            <w:tcW w:w="2340" w:type="dxa"/>
          </w:tcPr>
          <w:p>
            <w:pPr/>
            <w:r>
              <w:rPr>
                <w:rStyle w:val="CodeChar"/>
              </w:rPr>
              <w:t xml:space="preserve">Replicas</w:t>
            </w:r>
          </w:p>
        </w:tc>
        <w:tc>
          <w:tcPr>
            <w:tcW w:w="2340" w:type="dxa"/>
          </w:tcPr>
          <w:p>
            <w:pPr/>
            <w:r>
              <w:t xml:space="preserve">—</w:t>
            </w:r>
          </w:p>
        </w:tc>
        <w:tc>
          <w:tcPr>
            <w:tcW w:w="2340" w:type="dxa"/>
          </w:tcPr>
          <w:p>
            <w:pPr/>
            <w:r>
              <w:rPr>
                <w:rStyle w:val="CodeChar"/>
              </w:rPr>
              <w:t xml:space="preserve">1</w:t>
            </w:r>
          </w:p>
        </w:tc>
        <w:tc>
          <w:tcPr>
            <w:tcW w:w="2340" w:type="dxa"/>
          </w:tcPr>
          <w:p>
            <w:pPr/>
            <w:r>
              <w:t xml:space="preserve">Runs as </w:t>
            </w:r>
            <w:r>
              <w:rPr>
                <w:rStyle w:val="CodeChar"/>
              </w:rPr>
              <w:t xml:space="preserve">replica_1</w:t>
            </w:r>
            <w:r>
              <w:t xml:space="preserve"> to </w:t>
            </w:r>
            <w:r>
              <w:rPr>
                <w:rStyle w:val="CodeChar"/>
              </w:rPr>
              <w:t xml:space="preserve">replica_N</w:t>
            </w:r>
          </w:p>
        </w:tc>
      </w:tr>
    </w:tbl>
    <w:p>
      <w:pPr/>
      <w:r>
        <w:t xml:space="preserve">The number of production runs is replicas × temperatures × pressures. Each needs its own 200 configurations and 600 ONIOM jobs, so start with one of each.</w:t>
      </w:r>
    </w:p>
    <w:p>
      <w:pPr>
        <w:pStyle w:val="Heading3"/>
      </w:pPr>
      <w:r>
        <w:t xml:space="preserve">Molecule_Information</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Field</w:t>
            </w:r>
          </w:p>
        </w:tc>
        <w:tc>
          <w:tcPr>
            <w:tcW w:w="2340" w:type="dxa"/>
            <w:shd w:val="clear" w:color="auto" w:fill="F2F2F2"/>
          </w:tcPr>
          <w:p>
            <w:pPr/>
            <w:r>
              <w:t xml:space="preserve">Units</w:t>
            </w:r>
          </w:p>
        </w:tc>
        <w:tc>
          <w:tcPr>
            <w:tcW w:w="2340" w:type="dxa"/>
            <w:shd w:val="clear" w:color="auto" w:fill="F2F2F2"/>
          </w:tcPr>
          <w:p>
            <w:pPr/>
            <w:r>
              <w:t xml:space="preserve">Example (propylamine)</w:t>
            </w:r>
          </w:p>
        </w:tc>
        <w:tc>
          <w:tcPr>
            <w:tcW w:w="2340" w:type="dxa"/>
            <w:shd w:val="clear" w:color="auto" w:fill="F2F2F2"/>
          </w:tcPr>
          <w:p>
            <w:pPr/>
            <w:r>
              <w:t xml:space="preserve">Notes</w:t>
            </w:r>
          </w:p>
        </w:tc>
      </w:tr>
      <w:tr>
        <w:tc>
          <w:tcPr>
            <w:tcW w:w="2340" w:type="dxa"/>
          </w:tcPr>
          <w:p>
            <w:pPr/>
            <w:r>
              <w:rPr>
                <w:rStyle w:val="CodeChar"/>
              </w:rPr>
              <w:t xml:space="preserve">System_Title</w:t>
            </w:r>
          </w:p>
        </w:tc>
        <w:tc>
          <w:tcPr>
            <w:tcW w:w="2340" w:type="dxa"/>
          </w:tcPr>
          <w:p>
            <w:pPr/>
            <w:r>
              <w:t xml:space="preserve">—</w:t>
            </w:r>
          </w:p>
        </w:tc>
        <w:tc>
          <w:tcPr>
            <w:tcW w:w="2340" w:type="dxa"/>
          </w:tcPr>
          <w:p>
            <w:pPr/>
            <w:r>
              <w:rPr>
                <w:rStyle w:val="CodeChar"/>
              </w:rPr>
              <w:t xml:space="preserve">Propylamine</w:t>
            </w:r>
          </w:p>
        </w:tc>
        <w:tc>
          <w:tcPr>
            <w:tcW w:w="2340" w:type="dxa"/>
          </w:tcPr>
          <w:p>
            <w:pPr/>
            <w:r>
              <w:t xml:space="preserve">Must match your system folder name exactly</w:t>
            </w:r>
          </w:p>
        </w:tc>
      </w:tr>
      <w:tr>
        <w:tc>
          <w:tcPr>
            <w:tcW w:w="2340" w:type="dxa"/>
          </w:tcPr>
          <w:p>
            <w:pPr/>
            <w:r>
              <w:rPr>
                <w:rStyle w:val="CodeChar"/>
              </w:rPr>
              <w:t xml:space="preserve">Gas_Dip</w:t>
            </w:r>
          </w:p>
        </w:tc>
        <w:tc>
          <w:tcPr>
            <w:tcW w:w="2340" w:type="dxa"/>
          </w:tcPr>
          <w:p>
            <w:pPr/>
            <w:r>
              <w:t xml:space="preserve">D</w:t>
            </w:r>
          </w:p>
        </w:tc>
        <w:tc>
          <w:tcPr>
            <w:tcW w:w="2340" w:type="dxa"/>
          </w:tcPr>
          <w:p>
            <w:pPr/>
            <w:r>
              <w:rPr>
                <w:rStyle w:val="CodeChar"/>
              </w:rPr>
              <w:t xml:space="preserve">1.17</w:t>
            </w:r>
          </w:p>
        </w:tc>
        <w:tc>
          <w:tcPr>
            <w:tcW w:w="2340" w:type="dxa"/>
          </w:tcPr>
          <w:p>
            <w:pPr/>
            <w:r>
              <w:t xml:space="preserve">Experimental gas-phase dipole; also the lower filter limit for liquid dipoles</w:t>
            </w:r>
          </w:p>
        </w:tc>
      </w:tr>
      <w:tr>
        <w:tc>
          <w:tcPr>
            <w:tcW w:w="2340" w:type="dxa"/>
          </w:tcPr>
          <w:p>
            <w:pPr/>
            <w:r>
              <w:rPr>
                <w:rStyle w:val="CodeChar"/>
              </w:rPr>
              <w:t xml:space="preserve">Di_Const</w:t>
            </w:r>
          </w:p>
        </w:tc>
        <w:tc>
          <w:tcPr>
            <w:tcW w:w="2340" w:type="dxa"/>
          </w:tcPr>
          <w:p>
            <w:pPr/>
            <w:r>
              <w:t xml:space="preserve">—</w:t>
            </w:r>
          </w:p>
        </w:tc>
        <w:tc>
          <w:tcPr>
            <w:tcW w:w="2340" w:type="dxa"/>
          </w:tcPr>
          <w:p>
            <w:pPr/>
            <w:r>
              <w:rPr>
                <w:rStyle w:val="CodeChar"/>
              </w:rPr>
              <w:t xml:space="preserve">4.9912</w:t>
            </w:r>
          </w:p>
        </w:tc>
        <w:tc>
          <w:tcPr>
            <w:tcW w:w="2340" w:type="dxa"/>
          </w:tcPr>
          <w:p>
            <w:pPr/>
            <w:r>
              <w:t xml:space="preserve">Experimental static dielectric constant; used for PCM1</w:t>
            </w:r>
          </w:p>
        </w:tc>
      </w:tr>
      <w:tr>
        <w:tc>
          <w:tcPr>
            <w:tcW w:w="2340" w:type="dxa"/>
          </w:tcPr>
          <w:p>
            <w:pPr/>
            <w:r>
              <w:rPr>
                <w:rStyle w:val="CodeChar"/>
              </w:rPr>
              <w:t xml:space="preserve">Ref_Ind</w:t>
            </w:r>
          </w:p>
        </w:tc>
        <w:tc>
          <w:tcPr>
            <w:tcW w:w="2340" w:type="dxa"/>
          </w:tcPr>
          <w:p>
            <w:pPr/>
            <w:r>
              <w:t xml:space="preserve">—</w:t>
            </w:r>
          </w:p>
        </w:tc>
        <w:tc>
          <w:tcPr>
            <w:tcW w:w="2340" w:type="dxa"/>
          </w:tcPr>
          <w:p>
            <w:pPr/>
            <w:r>
              <w:rPr>
                <w:rStyle w:val="CodeChar"/>
              </w:rPr>
              <w:t xml:space="preserve">1.388</w:t>
            </w:r>
          </w:p>
        </w:tc>
        <w:tc>
          <w:tcPr>
            <w:tcW w:w="2340" w:type="dxa"/>
          </w:tcPr>
          <w:p>
            <w:pPr/>
            <w:r>
              <w:t xml:space="preserve">Refractive index; used to correct the dielectric for PCM2</w:t>
            </w:r>
          </w:p>
        </w:tc>
      </w:tr>
      <w:tr>
        <w:tc>
          <w:tcPr>
            <w:tcW w:w="2340" w:type="dxa"/>
          </w:tcPr>
          <w:p>
            <w:pPr/>
            <w:r>
              <w:rPr>
                <w:rStyle w:val="CodeChar"/>
              </w:rPr>
              <w:t xml:space="preserve">sol_keyword</w:t>
            </w:r>
          </w:p>
        </w:tc>
        <w:tc>
          <w:tcPr>
            <w:tcW w:w="2340" w:type="dxa"/>
          </w:tcPr>
          <w:p>
            <w:pPr/>
            <w:r>
              <w:t xml:space="preserve">—</w:t>
            </w:r>
          </w:p>
        </w:tc>
        <w:tc>
          <w:tcPr>
            <w:tcW w:w="2340" w:type="dxa"/>
          </w:tcPr>
          <w:p>
            <w:pPr/>
            <w:r>
              <w:rPr>
                <w:rStyle w:val="CodeChar"/>
              </w:rPr>
              <w:t xml:space="preserve">PropylAmine</w:t>
            </w:r>
          </w:p>
        </w:tc>
        <w:tc>
          <w:tcPr>
            <w:tcW w:w="2340" w:type="dxa"/>
          </w:tcPr>
          <w:p>
            <w:pPr/>
            <w:r>
              <w:t xml:space="preserve">Gaussian SCRF solvent name, from the Gaussian SCRF keyword list</w:t>
            </w:r>
          </w:p>
        </w:tc>
      </w:tr>
      <w:tr>
        <w:tc>
          <w:tcPr>
            <w:tcW w:w="2340" w:type="dxa"/>
          </w:tcPr>
          <w:p>
            <w:pPr/>
            <w:r>
              <w:rPr>
                <w:rStyle w:val="CodeChar"/>
              </w:rPr>
              <w:t xml:space="preserve">density</w:t>
            </w:r>
          </w:p>
        </w:tc>
        <w:tc>
          <w:tcPr>
            <w:tcW w:w="2340" w:type="dxa"/>
          </w:tcPr>
          <w:p>
            <w:pPr/>
            <w:r>
              <w:t xml:space="preserve">g/cm³</w:t>
            </w:r>
          </w:p>
        </w:tc>
        <w:tc>
          <w:tcPr>
            <w:tcW w:w="2340" w:type="dxa"/>
          </w:tcPr>
          <w:p>
            <w:pPr/>
            <w:r>
              <w:rPr>
                <w:rStyle w:val="CodeChar"/>
              </w:rPr>
              <w:t xml:space="preserve">0.719</w:t>
            </w:r>
          </w:p>
        </w:tc>
        <w:tc>
          <w:tcPr>
            <w:tcW w:w="2340" w:type="dxa"/>
          </w:tcPr>
          <w:p>
            <w:pPr/>
            <w:r>
              <w:t xml:space="preserve">Experimental liquid density</w:t>
            </w:r>
          </w:p>
        </w:tc>
      </w:tr>
      <w:tr>
        <w:tc>
          <w:tcPr>
            <w:tcW w:w="2340" w:type="dxa"/>
          </w:tcPr>
          <w:p>
            <w:pPr/>
            <w:r>
              <w:rPr>
                <w:rStyle w:val="CodeChar"/>
              </w:rPr>
              <w:t xml:space="preserve">mol_mass</w:t>
            </w:r>
          </w:p>
        </w:tc>
        <w:tc>
          <w:tcPr>
            <w:tcW w:w="2340" w:type="dxa"/>
          </w:tcPr>
          <w:p>
            <w:pPr/>
            <w:r>
              <w:t xml:space="preserve">g/mol</w:t>
            </w:r>
          </w:p>
        </w:tc>
        <w:tc>
          <w:tcPr>
            <w:tcW w:w="2340" w:type="dxa"/>
          </w:tcPr>
          <w:p>
            <w:pPr/>
            <w:r>
              <w:rPr>
                <w:rStyle w:val="CodeChar"/>
              </w:rPr>
              <w:t xml:space="preserve">59.11</w:t>
            </w:r>
          </w:p>
        </w:tc>
        <w:tc>
          <w:tcPr>
            <w:tcW w:w="2340" w:type="dxa"/>
          </w:tcPr>
          <w:p>
            <w:pPr/>
            <w:r>
              <w:t xml:space="preserve">Molar mass</w:t>
            </w:r>
          </w:p>
        </w:tc>
      </w:tr>
      <w:tr>
        <w:tc>
          <w:tcPr>
            <w:tcW w:w="2340" w:type="dxa"/>
          </w:tcPr>
          <w:p>
            <w:pPr/>
            <w:r>
              <w:rPr>
                <w:rStyle w:val="CodeChar"/>
              </w:rPr>
              <w:t xml:space="preserve">AA_Surround</w:t>
            </w:r>
          </w:p>
        </w:tc>
        <w:tc>
          <w:tcPr>
            <w:tcW w:w="2340" w:type="dxa"/>
          </w:tcPr>
          <w:p>
            <w:pPr/>
            <w:r>
              <w:t xml:space="preserve">Yes/No</w:t>
            </w:r>
          </w:p>
        </w:tc>
        <w:tc>
          <w:tcPr>
            <w:tcW w:w="2340" w:type="dxa"/>
          </w:tcPr>
          <w:p>
            <w:pPr/>
            <w:r>
              <w:rPr>
                <w:rStyle w:val="CodeChar"/>
              </w:rPr>
              <w:t xml:space="preserve">Yes</w:t>
            </w:r>
          </w:p>
        </w:tc>
        <w:tc>
          <w:tcPr>
            <w:tcW w:w="2340" w:type="dxa"/>
          </w:tcPr>
          <w:p>
            <w:pPr/>
            <w:r>
              <w:rPr>
                <w:rStyle w:val="CodeChar"/>
              </w:rPr>
              <w:t xml:space="preserve">Yes</w:t>
            </w:r>
            <w:r>
              <w:t xml:space="preserve"> = all-atom bath; </w:t>
            </w:r>
            <w:r>
              <w:rPr>
                <w:rStyle w:val="CodeChar"/>
              </w:rPr>
              <w:t xml:space="preserve">No</w:t>
            </w:r>
            <w:r>
              <w:t xml:space="preserve"> = united-atom bath</w:t>
            </w:r>
          </w:p>
        </w:tc>
      </w:tr>
      <w:tr>
        <w:tc>
          <w:tcPr>
            <w:tcW w:w="2340" w:type="dxa"/>
          </w:tcPr>
          <w:p>
            <w:pPr/>
            <w:r>
              <w:rPr>
                <w:rStyle w:val="CodeChar"/>
              </w:rPr>
              <w:t xml:space="preserve">Solvent_Smiles</w:t>
            </w:r>
          </w:p>
        </w:tc>
        <w:tc>
          <w:tcPr>
            <w:tcW w:w="2340" w:type="dxa"/>
          </w:tcPr>
          <w:p>
            <w:pPr/>
            <w:r>
              <w:t xml:space="preserve">—</w:t>
            </w:r>
          </w:p>
        </w:tc>
        <w:tc>
          <w:tcPr>
            <w:tcW w:w="2340" w:type="dxa"/>
          </w:tcPr>
          <w:p>
            <w:pPr/>
            <w:r>
              <w:rPr>
                <w:rStyle w:val="CodeChar"/>
              </w:rPr>
              <w:t xml:space="preserve">NCCC</w:t>
            </w:r>
          </w:p>
        </w:tc>
        <w:tc>
          <w:tcPr>
            <w:tcW w:w="2340" w:type="dxa"/>
          </w:tcPr>
          <w:p>
            <w:pPr/>
            <w:r>
              <w:rPr>
                <w:rStyle w:val="CodeChar"/>
              </w:rPr>
              <w:t xml:space="preserve">null</w:t>
            </w:r>
            <w:r>
              <w:t xml:space="preserve"> to use your own </w:t>
            </w:r>
            <w:r>
              <w:rPr>
                <w:rStyle w:val="CodeChar"/>
              </w:rPr>
              <w:t xml:space="preserve">Solvent.gro</w:t>
            </w:r>
          </w:p>
        </w:tc>
      </w:tr>
      <w:tr>
        <w:tc>
          <w:tcPr>
            <w:tcW w:w="2340" w:type="dxa"/>
          </w:tcPr>
          <w:p>
            <w:pPr/>
            <w:r>
              <w:rPr>
                <w:rStyle w:val="CodeChar"/>
              </w:rPr>
              <w:t xml:space="preserve">Mixture</w:t>
            </w:r>
          </w:p>
        </w:tc>
        <w:tc>
          <w:tcPr>
            <w:tcW w:w="2340" w:type="dxa"/>
          </w:tcPr>
          <w:p>
            <w:pPr/>
            <w:r>
              <w:t xml:space="preserve">Yes/No</w:t>
            </w:r>
          </w:p>
        </w:tc>
        <w:tc>
          <w:tcPr>
            <w:tcW w:w="2340" w:type="dxa"/>
          </w:tcPr>
          <w:p>
            <w:pPr/>
            <w:r>
              <w:rPr>
                <w:rStyle w:val="CodeChar"/>
              </w:rPr>
              <w:t xml:space="preserve">No</w:t>
            </w:r>
          </w:p>
        </w:tc>
        <w:tc>
          <w:tcPr>
            <w:tcW w:w="2340" w:type="dxa"/>
          </w:tcPr>
          <w:p>
            <w:pPr/>
            <w:r>
              <w:t xml:space="preserve">Leave as </w:t>
            </w:r>
            <w:r>
              <w:rPr>
                <w:rStyle w:val="CodeChar"/>
              </w:rPr>
              <w:t xml:space="preserve">No</w:t>
            </w:r>
            <w:r>
              <w:t xml:space="preserve">; mixtures are not finished yet</w:t>
            </w:r>
          </w:p>
        </w:tc>
      </w:tr>
      <w:tr>
        <w:tc>
          <w:tcPr>
            <w:tcW w:w="2340" w:type="dxa"/>
          </w:tcPr>
          <w:p>
            <w:pPr/>
            <w:r>
              <w:rPr>
                <w:rStyle w:val="CodeChar"/>
              </w:rPr>
              <w:t xml:space="preserve">Solute_Smiles</w:t>
            </w:r>
          </w:p>
        </w:tc>
        <w:tc>
          <w:tcPr>
            <w:tcW w:w="2340" w:type="dxa"/>
          </w:tcPr>
          <w:p>
            <w:pPr/>
            <w:r>
              <w:t xml:space="preserve">—</w:t>
            </w:r>
          </w:p>
        </w:tc>
        <w:tc>
          <w:tcPr>
            <w:tcW w:w="2340" w:type="dxa"/>
          </w:tcPr>
          <w:p>
            <w:pPr/>
            <w:r>
              <w:rPr>
                <w:rStyle w:val="CodeChar"/>
              </w:rPr>
              <w:t xml:space="preserve">null</w:t>
            </w:r>
          </w:p>
        </w:tc>
        <w:tc>
          <w:tcPr>
            <w:tcW w:w="2340" w:type="dxa"/>
          </w:tcPr>
          <w:p>
            <w:pPr/>
            <w:r>
              <w:t xml:space="preserve">Ignored when </w:t>
            </w:r>
            <w:r>
              <w:rPr>
                <w:rStyle w:val="CodeChar"/>
              </w:rPr>
              <w:t xml:space="preserve">Mixture: No</w:t>
            </w:r>
          </w:p>
        </w:tc>
      </w:tr>
    </w:tbl>
    <w:p>
      <w:pPr/>
      <w:r>
        <w:t xml:space="preserve">Two values are worked out for you when the settings load. The number of bath molecules is density × box volume / molar mass × Nₐ, plus 5%, minus the central molecule (1833 for propylamine). The PCM2 dielectric is:</w:t>
      </w:r>
    </w:p>
    <w:p>
      <w:pPr>
        <w:pStyle w:val="Code"/>
      </w:pPr>
      <w:bookmarkStart w:id="4" w:name="bongo_lang_latex_4"/>
      <w:bookmarkEnd w:id="4"/>
      <w:r>
        <w:t xml:space="preserve">\varepsilon_{\text{PCM2}} = \varepsilon_{\text{exp}} - n^2 + 1</w:t>
      </w:r>
    </w:p>
    <w:p>
      <w:pPr>
        <w:pStyle w:val="Heading3"/>
      </w:pPr>
      <w:r>
        <w:t xml:space="preserve">Advanced_Settings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Field</w:t>
            </w:r>
          </w:p>
        </w:tc>
        <w:tc>
          <w:tcPr>
            <w:tcW w:w="3120" w:type="dxa"/>
            <w:shd w:val="clear" w:color="auto" w:fill="F2F2F2"/>
          </w:tcPr>
          <w:p>
            <w:pPr/>
            <w:r>
              <w:t xml:space="preserve">Default</w:t>
            </w:r>
          </w:p>
        </w:tc>
        <w:tc>
          <w:tcPr>
            <w:tcW w:w="3120" w:type="dxa"/>
            <w:shd w:val="clear" w:color="auto" w:fill="F2F2F2"/>
          </w:tcPr>
          <w:p>
            <w:pPr/>
            <w:r>
              <w:t xml:space="preserve">What it controls</w:t>
            </w:r>
          </w:p>
        </w:tc>
      </w:tr>
      <w:tr>
        <w:tc>
          <w:tcPr>
            <w:tcW w:w="3120" w:type="dxa"/>
          </w:tcPr>
          <w:p>
            <w:pPr/>
            <w:r>
              <w:rPr>
                <w:rStyle w:val="CodeChar"/>
              </w:rPr>
              <w:t xml:space="preserve">box_length_nm</w:t>
            </w:r>
          </w:p>
        </w:tc>
        <w:tc>
          <w:tcPr>
            <w:tcW w:w="3120" w:type="dxa"/>
          </w:tcPr>
          <w:p>
            <w:pPr/>
            <w:r>
              <w:t xml:space="preserve">6.2</w:t>
            </w:r>
          </w:p>
        </w:tc>
        <w:tc>
          <w:tcPr>
            <w:tcW w:w="3120" w:type="dxa"/>
          </w:tcPr>
          <w:p>
            <w:pPr/>
            <w:r>
              <w:t xml:space="preserve">Cubic box edge used to count bath molecules</w:t>
            </w:r>
          </w:p>
        </w:tc>
      </w:tr>
      <w:tr>
        <w:tc>
          <w:tcPr>
            <w:tcW w:w="3120" w:type="dxa"/>
          </w:tcPr>
          <w:p>
            <w:pPr/>
            <w:r>
              <w:rPr>
                <w:rStyle w:val="CodeChar"/>
              </w:rPr>
              <w:t xml:space="preserve">cluster_radius_nm</w:t>
            </w:r>
          </w:p>
        </w:tc>
        <w:tc>
          <w:tcPr>
            <w:tcW w:w="3120" w:type="dxa"/>
          </w:tcPr>
          <w:p>
            <w:pPr/>
            <w:r>
              <w:t xml:space="preserve">2.8</w:t>
            </w:r>
          </w:p>
        </w:tc>
        <w:tc>
          <w:tcPr>
            <w:tcW w:w="3120" w:type="dxa"/>
          </w:tcPr>
          <w:p>
            <w:pPr/>
            <w:r>
              <w:t xml:space="preserve">Radius of the cut-out cluster; keep at 2.5 or above</w:t>
            </w:r>
          </w:p>
        </w:tc>
      </w:tr>
      <w:tr>
        <w:tc>
          <w:tcPr>
            <w:tcW w:w="3120" w:type="dxa"/>
          </w:tcPr>
          <w:p>
            <w:pPr/>
            <w:r>
              <w:rPr>
                <w:rStyle w:val="CodeChar"/>
              </w:rPr>
              <w:t xml:space="preserve">n_configurations</w:t>
            </w:r>
          </w:p>
        </w:tc>
        <w:tc>
          <w:tcPr>
            <w:tcW w:w="3120" w:type="dxa"/>
          </w:tcPr>
          <w:p>
            <w:pPr/>
            <w:r>
              <w:t xml:space="preserve">200</w:t>
            </w:r>
          </w:p>
        </w:tc>
        <w:tc>
          <w:tcPr>
            <w:tcW w:w="3120" w:type="dxa"/>
          </w:tcPr>
          <w:p>
            <w:pPr/>
            <w:r>
              <w:t xml:space="preserve">Configurations used; 150 is the minimum for convergence</w:t>
            </w:r>
          </w:p>
        </w:tc>
      </w:tr>
      <w:tr>
        <w:tc>
          <w:tcPr>
            <w:tcW w:w="3120" w:type="dxa"/>
          </w:tcPr>
          <w:p>
            <w:pPr/>
            <w:r>
              <w:rPr>
                <w:rStyle w:val="CodeChar"/>
              </w:rPr>
              <w:t xml:space="preserve">qr1</w:t>
            </w:r>
            <w:r>
              <w:t xml:space="preserve">, </w:t>
            </w:r>
            <w:r>
              <w:rPr>
                <w:rStyle w:val="CodeChar"/>
              </w:rPr>
              <w:t xml:space="preserve">qr2</w:t>
            </w:r>
            <w:r>
              <w:t xml:space="preserve">, </w:t>
            </w:r>
            <w:r>
              <w:rPr>
                <w:rStyle w:val="CodeChar"/>
              </w:rPr>
              <w:t xml:space="preserve">qr3</w:t>
            </w:r>
          </w:p>
        </w:tc>
        <w:tc>
          <w:tcPr>
            <w:tcW w:w="3120" w:type="dxa"/>
          </w:tcPr>
          <w:p>
            <w:pPr/>
            <w:r>
              <w:t xml:space="preserve">1.0, 1.35, 1.7</w:t>
            </w:r>
          </w:p>
        </w:tc>
        <w:tc>
          <w:tcPr>
            <w:tcW w:w="3120" w:type="dxa"/>
          </w:tcPr>
          <w:p>
            <w:pPr/>
            <w:r>
              <w:t xml:space="preserve">Charge scaling factors for the three ONIOM runs used in the fit</w:t>
            </w:r>
          </w:p>
        </w:tc>
      </w:tr>
      <w:tr>
        <w:tc>
          <w:tcPr>
            <w:tcW w:w="3120" w:type="dxa"/>
          </w:tcPr>
          <w:p>
            <w:pPr/>
            <w:r>
              <w:rPr>
                <w:rStyle w:val="CodeChar"/>
              </w:rPr>
              <w:t xml:space="preserve">v0</w:t>
            </w:r>
            <w:r>
              <w:t xml:space="preserve"> method/basis</w:t>
            </w:r>
          </w:p>
        </w:tc>
        <w:tc>
          <w:tcPr>
            <w:tcW w:w="3120" w:type="dxa"/>
          </w:tcPr>
          <w:p>
            <w:pPr/>
            <w:r>
              <w:t xml:space="preserve">b3lyp / 6-31+G(d,p)</w:t>
            </w:r>
          </w:p>
        </w:tc>
        <w:tc>
          <w:tcPr>
            <w:tcW w:w="3120" w:type="dxa"/>
          </w:tcPr>
          <w:p>
            <w:pPr/>
            <w:r>
              <w:t xml:space="preserve">Geometry optimisation level</w:t>
            </w:r>
          </w:p>
        </w:tc>
      </w:tr>
      <w:tr>
        <w:tc>
          <w:tcPr>
            <w:tcW w:w="3120" w:type="dxa"/>
          </w:tcPr>
          <w:p>
            <w:pPr/>
            <w:r>
              <w:rPr>
                <w:rStyle w:val="CodeChar"/>
              </w:rPr>
              <w:t xml:space="preserve">v1</w:t>
            </w:r>
            <w:r>
              <w:t xml:space="preserve"> method/basis</w:t>
            </w:r>
          </w:p>
        </w:tc>
        <w:tc>
          <w:tcPr>
            <w:tcW w:w="3120" w:type="dxa"/>
          </w:tcPr>
          <w:p>
            <w:pPr/>
            <w:r>
              <w:t xml:space="preserve">blyp / aug-cc-pvtz</w:t>
            </w:r>
          </w:p>
        </w:tc>
        <w:tc>
          <w:tcPr>
            <w:tcW w:w="3120" w:type="dxa"/>
          </w:tcPr>
          <w:p>
            <w:pPr/>
            <w:r>
              <w:t xml:space="preserve">Single-point dipole level</w:t>
            </w:r>
          </w:p>
        </w:tc>
      </w:tr>
      <w:tr>
        <w:tc>
          <w:tcPr>
            <w:tcW w:w="3120" w:type="dxa"/>
          </w:tcPr>
          <w:p>
            <w:pPr/>
            <w:r>
              <w:rPr>
                <w:rStyle w:val="CodeChar"/>
              </w:rPr>
              <w:t xml:space="preserve">iqr_k</w:t>
            </w:r>
          </w:p>
        </w:tc>
        <w:tc>
          <w:tcPr>
            <w:tcW w:w="3120" w:type="dxa"/>
          </w:tcPr>
          <w:p>
            <w:pPr/>
            <w:r>
              <w:t xml:space="preserve">2.0</w:t>
            </w:r>
          </w:p>
        </w:tc>
        <w:tc>
          <w:tcPr>
            <w:tcW w:w="3120" w:type="dxa"/>
          </w:tcPr>
          <w:p>
            <w:pPr/>
            <w:r>
              <w:t xml:space="preserve">IQR multiplier for outlier removal</w:t>
            </w:r>
          </w:p>
        </w:tc>
      </w:tr>
      <w:tr>
        <w:tc>
          <w:tcPr>
            <w:tcW w:w="3120" w:type="dxa"/>
          </w:tcPr>
          <w:p>
            <w:pPr/>
            <w:r>
              <w:rPr>
                <w:rStyle w:val="CodeChar"/>
              </w:rPr>
              <w:t xml:space="preserve">max_iqr_passes</w:t>
            </w:r>
          </w:p>
        </w:tc>
        <w:tc>
          <w:tcPr>
            <w:tcW w:w="3120" w:type="dxa"/>
          </w:tcPr>
          <w:p>
            <w:pPr/>
            <w:r>
              <w:t xml:space="preserve">2</w:t>
            </w:r>
          </w:p>
        </w:tc>
        <w:tc>
          <w:tcPr>
            <w:tcW w:w="3120" w:type="dxa"/>
          </w:tcPr>
          <w:p>
            <w:pPr/>
            <w:r>
              <w:t xml:space="preserve">Maximum outlier-removal passes</w:t>
            </w:r>
          </w:p>
        </w:tc>
      </w:tr>
      <w:tr>
        <w:tc>
          <w:tcPr>
            <w:tcW w:w="3120" w:type="dxa"/>
          </w:tcPr>
          <w:p>
            <w:pPr/>
            <w:r>
              <w:rPr>
                <w:rStyle w:val="CodeChar"/>
              </w:rPr>
              <w:t xml:space="preserve">min_pass_outliers</w:t>
            </w:r>
          </w:p>
        </w:tc>
        <w:tc>
          <w:tcPr>
            <w:tcW w:w="3120" w:type="dxa"/>
          </w:tcPr>
          <w:p>
            <w:pPr/>
            <w:r>
              <w:t xml:space="preserve">3</w:t>
            </w:r>
          </w:p>
        </w:tc>
        <w:tc>
          <w:tcPr>
            <w:tcW w:w="3120" w:type="dxa"/>
          </w:tcPr>
          <w:p>
            <w:pPr/>
            <w:r>
              <w:t xml:space="preserve">Stop filtering when a pass finds fewer outliers than this</w:t>
            </w:r>
          </w:p>
        </w:tc>
      </w:tr>
      <w:tr>
        <w:tc>
          <w:tcPr>
            <w:tcW w:w="3120" w:type="dxa"/>
          </w:tcPr>
          <w:p>
            <w:pPr/>
            <w:r>
              <w:rPr>
                <w:rStyle w:val="CodeChar"/>
              </w:rPr>
              <w:t xml:space="preserve">min_kept_configs</w:t>
            </w:r>
          </w:p>
        </w:tc>
        <w:tc>
          <w:tcPr>
            <w:tcW w:w="3120" w:type="dxa"/>
          </w:tcPr>
          <w:p>
            <w:pPr/>
            <w:r>
              <w:t xml:space="preserve">150</w:t>
            </w:r>
          </w:p>
        </w:tc>
        <w:tc>
          <w:tcPr>
            <w:tcW w:w="3120" w:type="dxa"/>
          </w:tcPr>
          <w:p>
            <w:pPr/>
            <w:r>
              <w:t xml:space="preserve">Filtering never keeps fewer configurations than this</w:t>
            </w:r>
          </w:p>
        </w:tc>
      </w:tr>
    </w:tbl>
    <w:p>
      <w:pPr>
        <w:pStyle w:val="Heading3"/>
      </w:pPr>
      <w:r>
        <w:t xml:space="preserve">Software</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Field</w:t>
            </w:r>
          </w:p>
        </w:tc>
        <w:tc>
          <w:tcPr>
            <w:tcW w:w="3120" w:type="dxa"/>
            <w:shd w:val="clear" w:color="auto" w:fill="F2F2F2"/>
          </w:tcPr>
          <w:p>
            <w:pPr/>
            <w:r>
              <w:t xml:space="preserve">Example</w:t>
            </w:r>
          </w:p>
        </w:tc>
        <w:tc>
          <w:tcPr>
            <w:tcW w:w="3120" w:type="dxa"/>
            <w:shd w:val="clear" w:color="auto" w:fill="F2F2F2"/>
          </w:tcPr>
          <w:p>
            <w:pPr/>
            <w:r>
              <w:t xml:space="preserve">Notes</w:t>
            </w:r>
          </w:p>
        </w:tc>
      </w:tr>
      <w:tr>
        <w:tc>
          <w:tcPr>
            <w:tcW w:w="3120" w:type="dxa"/>
          </w:tcPr>
          <w:p>
            <w:pPr/>
            <w:r>
              <w:rPr>
                <w:rStyle w:val="CodeChar"/>
              </w:rPr>
              <w:t xml:space="preserve">ntmpi</w:t>
            </w:r>
            <w:r>
              <w:t xml:space="preserve">, </w:t>
            </w:r>
            <w:r>
              <w:rPr>
                <w:rStyle w:val="CodeChar"/>
              </w:rPr>
              <w:t xml:space="preserve">ntomp</w:t>
            </w:r>
          </w:p>
        </w:tc>
        <w:tc>
          <w:tcPr>
            <w:tcW w:w="3120" w:type="dxa"/>
          </w:tcPr>
          <w:p>
            <w:pPr/>
            <w:r>
              <w:t xml:space="preserve">1, 8</w:t>
            </w:r>
          </w:p>
        </w:tc>
        <w:tc>
          <w:tcPr>
            <w:tcW w:w="3120" w:type="dxa"/>
          </w:tcPr>
          <w:p>
            <w:pPr/>
            <w:r>
              <w:t xml:space="preserve">GROMACS MPI ranks and OpenMP threads</w:t>
            </w:r>
          </w:p>
        </w:tc>
      </w:tr>
      <w:tr>
        <w:tc>
          <w:tcPr>
            <w:tcW w:w="3120" w:type="dxa"/>
          </w:tcPr>
          <w:p>
            <w:pPr/>
            <w:r>
              <w:rPr>
                <w:rStyle w:val="CodeChar"/>
              </w:rPr>
              <w:t xml:space="preserve">pin</w:t>
            </w:r>
            <w:r>
              <w:t xml:space="preserve">, </w:t>
            </w:r>
            <w:r>
              <w:rPr>
                <w:rStyle w:val="CodeChar"/>
              </w:rPr>
              <w:t xml:space="preserve">pinoffset</w:t>
            </w:r>
          </w:p>
        </w:tc>
        <w:tc>
          <w:tcPr>
            <w:tcW w:w="3120" w:type="dxa"/>
          </w:tcPr>
          <w:p>
            <w:pPr/>
            <w:r>
              <w:rPr>
                <w:rStyle w:val="CodeChar"/>
              </w:rPr>
              <w:t xml:space="preserve">"on"</w:t>
            </w:r>
            <w:r>
              <w:t xml:space="preserve">, 0</w:t>
            </w:r>
          </w:p>
        </w:tc>
        <w:tc>
          <w:tcPr>
            <w:tcW w:w="3120" w:type="dxa"/>
          </w:tcPr>
          <w:p>
            <w:pPr/>
            <w:r>
              <w:t xml:space="preserve">GROMACS core pinning</w:t>
            </w:r>
          </w:p>
        </w:tc>
      </w:tr>
      <w:tr>
        <w:tc>
          <w:tcPr>
            <w:tcW w:w="3120" w:type="dxa"/>
          </w:tcPr>
          <w:p>
            <w:pPr/>
            <w:r>
              <w:rPr>
                <w:rStyle w:val="CodeChar"/>
              </w:rPr>
              <w:t xml:space="preserve">g09root_override</w:t>
            </w:r>
          </w:p>
        </w:tc>
        <w:tc>
          <w:tcPr>
            <w:tcW w:w="3120" w:type="dxa"/>
          </w:tcPr>
          <w:p>
            <w:pPr/>
            <w:r>
              <w:rPr>
                <w:rStyle w:val="CodeChar"/>
              </w:rPr>
              <w:t xml:space="preserve">/home/you/Software/Gaussian/g09_pgi</w:t>
            </w:r>
          </w:p>
        </w:tc>
        <w:tc>
          <w:tcPr>
            <w:tcW w:w="3120" w:type="dxa"/>
          </w:tcPr>
          <w:p>
            <w:pPr/>
            <w:r>
              <w:rPr>
                <w:b/>
              </w:rPr>
              <w:t xml:space="preserve">Required.</w:t>
            </w:r>
            <w:r>
              <w:t xml:space="preserve"> Auto-detection is not implemented</w:t>
            </w:r>
          </w:p>
        </w:tc>
      </w:tr>
      <w:tr>
        <w:tc>
          <w:tcPr>
            <w:tcW w:w="3120" w:type="dxa"/>
          </w:tcPr>
          <w:p>
            <w:pPr/>
            <w:r>
              <w:rPr>
                <w:rStyle w:val="CodeChar"/>
              </w:rPr>
              <w:t xml:space="preserve">scratch_dir</w:t>
            </w:r>
          </w:p>
        </w:tc>
        <w:tc>
          <w:tcPr>
            <w:tcW w:w="3120" w:type="dxa"/>
          </w:tcPr>
          <w:p>
            <w:pPr/>
            <w:r>
              <w:rPr>
                <w:rStyle w:val="CodeChar"/>
              </w:rPr>
              <w:t xml:space="preserve">/home/you/Gaussian/scratch</w:t>
            </w:r>
          </w:p>
        </w:tc>
        <w:tc>
          <w:tcPr>
            <w:tcW w:w="3120" w:type="dxa"/>
          </w:tcPr>
          <w:p>
            <w:pPr/>
            <w:r>
              <w:t xml:space="preserve">Must already exist</w:t>
            </w:r>
          </w:p>
        </w:tc>
      </w:tr>
      <w:tr>
        <w:tc>
          <w:tcPr>
            <w:tcW w:w="3120" w:type="dxa"/>
          </w:tcPr>
          <w:p>
            <w:pPr/>
            <w:r>
              <w:rPr>
                <w:rStyle w:val="CodeChar"/>
              </w:rPr>
              <w:t xml:space="preserve">max_jobs</w:t>
            </w:r>
          </w:p>
        </w:tc>
        <w:tc>
          <w:tcPr>
            <w:tcW w:w="3120" w:type="dxa"/>
          </w:tcPr>
          <w:p>
            <w:pPr/>
            <w:r>
              <w:t xml:space="preserve">3</w:t>
            </w:r>
          </w:p>
        </w:tc>
        <w:tc>
          <w:tcPr>
            <w:tcW w:w="3120" w:type="dxa"/>
          </w:tcPr>
          <w:p>
            <w:pPr/>
            <w:r>
              <w:t xml:space="preserve">Gaussian and </w:t>
            </w:r>
            <w:r>
              <w:rPr>
                <w:rStyle w:val="CodeChar"/>
              </w:rPr>
              <w:t xml:space="preserve">mdrun</w:t>
            </w:r>
            <w:r>
              <w:t xml:space="preserve"> jobs allowed at once on this machine</w:t>
            </w:r>
          </w:p>
        </w:tc>
      </w:tr>
      <w:tr>
        <w:tc>
          <w:tcPr>
            <w:tcW w:w="3120" w:type="dxa"/>
          </w:tcPr>
          <w:p>
            <w:pPr/>
            <w:r>
              <w:rPr>
                <w:rStyle w:val="CodeChar"/>
              </w:rPr>
              <w:t xml:space="preserve">nproc</w:t>
            </w:r>
            <w:r>
              <w:t xml:space="preserve">, </w:t>
            </w:r>
            <w:r>
              <w:rPr>
                <w:rStyle w:val="CodeChar"/>
              </w:rPr>
              <w:t xml:space="preserve">mem</w:t>
            </w:r>
          </w:p>
        </w:tc>
        <w:tc>
          <w:tcPr>
            <w:tcW w:w="3120" w:type="dxa"/>
          </w:tcPr>
          <w:p>
            <w:pPr/>
            <w:r>
              <w:t xml:space="preserve">8, </w:t>
            </w:r>
            <w:r>
              <w:rPr>
                <w:rStyle w:val="CodeChar"/>
              </w:rPr>
              <w:t xml:space="preserve">5GB</w:t>
            </w:r>
          </w:p>
        </w:tc>
        <w:tc>
          <w:tcPr>
            <w:tcW w:w="3120" w:type="dxa"/>
          </w:tcPr>
          <w:p>
            <w:pPr/>
            <w:r>
              <w:t xml:space="preserve">Cores and memory per Gaussian job</w:t>
            </w:r>
          </w:p>
        </w:tc>
      </w:tr>
    </w:tbl>
    <w:p>
      <w:pPr/>
      <w:r>
        <w:t xml:space="preserve">Set </w:t>
      </w:r>
      <w:r>
        <w:rPr>
          <w:rStyle w:val="CodeChar"/>
        </w:rPr>
        <w:t xml:space="preserve">max_jobs × nproc</w:t>
      </w:r>
      <w:r>
        <w:t xml:space="preserve"> no higher than the number of cores on your machine.</w:t>
      </w:r>
    </w:p>
    <w:p>
      <w:pPr>
        <w:pStyle w:val="Heading2"/>
      </w:pPr>
      <w:del w:id="9086" w:author="Claude" w:date="2026-10-20T13:45:00Z">
        <w:r>
          <w:delText xml:space="preserve">Step 5</w:delText>
        </w:r>
      </w:del>
      <w:ins w:id="9087" w:author="Claude" w:date="2026-10-20T13:45:00Z">
        <w:r>
          <w:t xml:space="preserve">Step 6</w:t>
        </w:r>
      </w:ins>
      <w:r>
        <w:t xml:space="preserve">: Run the pipeline</w:t>
      </w:r>
    </w:p>
    <w:p>
      <w:pPr/>
      <w:r>
        <w:t xml:space="preserve">Run </w:t>
      </w:r>
      <w:r>
        <w:rPr>
          <w:rStyle w:val="CodeChar"/>
        </w:rPr>
        <w:t xml:space="preserve">Run_SCEE.py</w:t>
      </w:r>
      <w:r>
        <w:t xml:space="preserve"> </w:t>
      </w:r>
      <w:del w:id="9088" w:author="Claude" w:date="2026-10-20T13:45:00Z">
        <w:r>
          <w:delText xml:space="preserve">from the SCEE code folder</w:delText>
        </w:r>
      </w:del>
      <w:ins w:id="9089" w:author="Claude" w:date="2026-10-20T13:45:00Z">
        <w:r>
          <w:t xml:space="preserve">from your template folder (</w:t>
        </w:r>
        <w:r>
          <w:rPr>
            <w:rStyle w:val="CodeChar"/>
          </w:rPr>
          <w:t xml:space="preserve">AA_Template</w:t>
        </w:r>
        <w:r>
          <w:t xml:space="preserve"> or </w:t>
        </w:r>
        <w:r>
          <w:rPr>
            <w:rStyle w:val="CodeChar"/>
          </w:rPr>
          <w:t xml:space="preserve">UA_Template</w:t>
        </w:r>
        <w:r>
          <w:t xml:space="preserve">)</w:t>
        </w:r>
      </w:ins>
      <w:r>
        <w:t xml:space="preserve">, not from inside your system folder. The script reads </w:t>
      </w:r>
      <w:r>
        <w:rPr>
          <w:rStyle w:val="CodeChar"/>
        </w:rPr>
        <w:t xml:space="preserve">Settings.yml</w:t>
      </w:r>
      <w:r>
        <w:t xml:space="preserve"> where you launch it, then moves into the system folder itself.</w:t>
      </w:r>
    </w:p>
    <w:p>
      <w:pPr>
        <w:pStyle w:val="Code"/>
        <w:rPr>
          <w:del w:id="9093" w:author="Claude" w:date="2026-10-20T13:45:00Z"/>
        </w:rPr>
      </w:pPr>
      <w:bookmarkStart w:id="5" w:name="bongo_lang_bash_5"/>
      <w:bookmarkEnd w:id="5"/>
      <w:del w:id="9092" w:author="Claude" w:date="2026-10-20T13:45:00Z">
        <w:r>
          <w:delText xml:space="preserve">cd /path/to/SCEE</w:delText>
          <w:br/>
          <w:delText xml:space="preserve">source venv/bin/activate</w:delText>
          <w:br/>
          <w:delText xml:space="preserve">python3 Run_SCEE.py</w:delText>
        </w:r>
      </w:del>
    </w:p>
    <w:p>
      <w:pPr>
        <w:pStyle w:val="Code"/>
        <w:rPr>
          <w:ins w:id="9090" w:author="Claude" w:date="2026-10-20T13:45:00Z"/>
        </w:rPr>
      </w:pPr>
      <w:ins w:id="9091" w:author="Claude" w:date="2026-10-20T13:45:00Z">
        <w:r>
          <w:t xml:space="preserve">cd /path/to/repo/Templates/AA_Template    # or UA_Template</w:t>
          <w:br/>
          <w:t xml:space="preserve">source ~/venvs/scee/bin/activate</w:t>
          <w:br/>
          <w:t xml:space="preserve">python3 Run_SCEE.py</w:t>
        </w:r>
      </w:ins>
    </w:p>
    <w:p>
      <w:pPr/>
      <w:r>
        <w:t xml:space="preserve">A full run takes days, not hours, so start it inside </w:t>
      </w:r>
      <w:r>
        <w:rPr>
          <w:rStyle w:val="CodeChar"/>
        </w:rPr>
        <w:t xml:space="preserve">tmux</w:t>
      </w:r>
      <w:r>
        <w:t xml:space="preserve"> or </w:t>
      </w:r>
      <w:r>
        <w:rPr>
          <w:rStyle w:val="CodeChar"/>
        </w:rPr>
        <w:t xml:space="preserve">screen</w:t>
      </w:r>
      <w:r>
        <w:t xml:space="preserve">, or with </w:t>
      </w:r>
      <w:r>
        <w:rPr>
          <w:rStyle w:val="CodeChar"/>
        </w:rPr>
        <w:t xml:space="preserve">nohup</w:t>
      </w:r>
      <w:r>
        <w:t xml:space="preserve">, so it survives you logging out:</w:t>
      </w:r>
    </w:p>
    <w:p>
      <w:pPr>
        <w:pStyle w:val="Code"/>
      </w:pPr>
      <w:bookmarkStart w:id="6" w:name="bongo_lang_bash_6"/>
      <w:bookmarkEnd w:id="6"/>
      <w:r>
        <w:t xml:space="preserve">nohup python3 Run_SCEE.py &gt; scee.log 2&gt;&amp;1 &amp;</w:t>
      </w:r>
    </w:p>
    <w:p>
      <w:pPr>
        <w:pStyle w:val="Heading3"/>
      </w:pPr>
      <w:r>
        <w:t xml:space="preserve">Check the molecule before the long steps</w:t>
      </w:r>
    </w:p>
    <w:p>
      <w:pPr/>
      <w:r>
        <w:t xml:space="preserve">When the pipeline builds from SMILES it writes </w:t>
      </w:r>
      <w:r>
        <w:rPr>
          <w:rStyle w:val="CodeChar"/>
        </w:rPr>
        <w:t xml:space="preserve">Solvent.gro</w:t>
      </w:r>
      <w:r>
        <w:t xml:space="preserve"> and a picture, </w:t>
      </w:r>
      <w:r>
        <w:rPr>
          <w:rStyle w:val="CodeChar"/>
        </w:rPr>
        <w:t xml:space="preserve">Solvent.png</w:t>
      </w:r>
      <w:r>
        <w:t xml:space="preserve">, then pauses at </w:t>
      </w:r>
      <w:r>
        <w:rPr>
          <w:rStyle w:val="CodeChar"/>
        </w:rPr>
        <w:t xml:space="preserve">confirm_structure()</w:t>
      </w:r>
      <w:r>
        <w:t xml:space="preserve">. Check that the picture is your molecule and that the atom order matches </w:t>
      </w:r>
      <w:r>
        <w:rPr>
          <w:rStyle w:val="CodeChar"/>
        </w:rPr>
        <w:t xml:space="preserve">Solvent.itp</w:t>
      </w:r>
      <w:r>
        <w:t xml:space="preserve"> </w:t>
      </w:r>
      <w:del w:id="9094" w:author="Claude" w:date="2026-10-20T13:45:00Z">
        <w:r>
          <w:delText xml:space="preserve">(Step 3)</w:delText>
        </w:r>
      </w:del>
      <w:ins w:id="9095" w:author="Claude" w:date="2026-10-20T13:45:00Z">
        <w:r>
          <w:t xml:space="preserve">(Step 4)</w:t>
        </w:r>
      </w:ins>
      <w:r>
        <w:t xml:space="preserve">. The prompt is currently set to continue automatically, so do this check on a short test run first.</w:t>
      </w:r>
    </w:p>
    <w:p>
      <w:pPr>
        <w:pStyle w:val="Heading3"/>
      </w:pPr>
      <w:r>
        <w:t xml:space="preserve">What runs, in order</w:t>
      </w:r>
    </w:p>
    <w:p>
      <w:pPr>
        <w:pStyle w:val="ListParagraph"/>
        <w:numPr>
          <w:ilvl w:val="0"/>
          <w:numId w:val="2"/>
        </w:numPr>
      </w:pPr>
      <w:r>
        <w:t xml:space="preserve">Build the molecule from SMILES (skipped if </w:t>
      </w:r>
      <w:r>
        <w:rPr>
          <w:rStyle w:val="CodeChar"/>
        </w:rPr>
        <w:t xml:space="preserve">Solvent_Smiles: null</w:t>
      </w:r>
      <w:r>
        <w:t xml:space="preserve">).</w:t>
      </w:r>
    </w:p>
    <w:p>
      <w:pPr>
        <w:pStyle w:val="ListParagraph"/>
        <w:numPr>
          <w:ilvl w:val="0"/>
          <w:numId w:val="2"/>
        </w:numPr>
      </w:pPr>
      <w:r>
        <w:t xml:space="preserve">Vacuum minimisation and NVT on one molecule, then fill the box (</w:t>
      </w:r>
      <w:r>
        <w:rPr>
          <w:rStyle w:val="CodeChar"/>
        </w:rPr>
        <w:t xml:space="preserve">run_md1</w:t>
      </w:r>
      <w:r>
        <w:t xml:space="preserve">).</w:t>
      </w:r>
    </w:p>
    <w:p>
      <w:pPr>
        <w:pStyle w:val="ListParagraph"/>
        <w:numPr>
          <w:ilvl w:val="0"/>
          <w:numId w:val="2"/>
        </w:numPr>
      </w:pPr>
      <w:r>
        <w:t xml:space="preserve">Condensed-phase minimisation, NVT and NPT (</w:t>
      </w:r>
      <w:r>
        <w:rPr>
          <w:rStyle w:val="CodeChar"/>
        </w:rPr>
        <w:t xml:space="preserve">run_md2</w:t>
      </w:r>
      <w:r>
        <w:t xml:space="preserve">).</w:t>
      </w:r>
    </w:p>
    <w:p>
      <w:pPr>
        <w:pStyle w:val="ListParagraph"/>
        <w:numPr>
          <w:ilvl w:val="0"/>
          <w:numId w:val="2"/>
        </w:numPr>
      </w:pPr>
      <w:r>
        <w:t xml:space="preserve">Write </w:t>
      </w:r>
      <w:r>
        <w:rPr>
          <w:rStyle w:val="CodeChar"/>
        </w:rPr>
        <w:t xml:space="preserve">oniom.inp</w:t>
      </w:r>
      <w:r>
        <w:t xml:space="preserve"> from your topology.</w:t>
      </w:r>
    </w:p>
    <w:p>
      <w:pPr>
        <w:pStyle w:val="ListParagraph"/>
        <w:numPr>
          <w:ilvl w:val="0"/>
          <w:numId w:val="2"/>
        </w:numPr>
      </w:pPr>
      <w:r>
        <w:t xml:space="preserve">Vacuum, PCM1 and PCM2 reference dipoles in Gaussian (</w:t>
      </w:r>
      <w:r>
        <w:rPr>
          <w:rStyle w:val="CodeChar"/>
        </w:rPr>
        <w:t xml:space="preserve">init0</w:t>
      </w:r>
      <w:r>
        <w:t xml:space="preserve">–</w:t>
      </w:r>
      <w:r>
        <w:rPr>
          <w:rStyle w:val="CodeChar"/>
        </w:rPr>
        <w:t xml:space="preserve">init2</w:t>
      </w:r>
      <w:r>
        <w:t xml:space="preserve">).</w:t>
      </w:r>
    </w:p>
    <w:p>
      <w:pPr>
        <w:pStyle w:val="ListParagraph"/>
        <w:numPr>
          <w:ilvl w:val="0"/>
          <w:numId w:val="2"/>
        </w:numPr>
      </w:pPr>
      <w:r>
        <w:t xml:space="preserve">For each replica, T and p: production MD, cut out configurations, ONIOM optimisations, single points and the fit (</w:t>
      </w:r>
      <w:r>
        <w:rPr>
          <w:rStyle w:val="CodeChar"/>
        </w:rPr>
        <w:t xml:space="preserve">run_md3</w:t>
      </w:r>
      <w:r>
        <w:t xml:space="preserve">, </w:t>
      </w:r>
      <w:r>
        <w:rPr>
          <w:rStyle w:val="CodeChar"/>
        </w:rPr>
        <w:t xml:space="preserve">process_gro</w:t>
      </w:r>
      <w:r>
        <w:t xml:space="preserve">, </w:t>
      </w:r>
      <w:r>
        <w:rPr>
          <w:rStyle w:val="CodeChar"/>
        </w:rPr>
        <w:t xml:space="preserve">init3</w:t>
      </w:r>
      <w:r>
        <w:t xml:space="preserve">, </w:t>
      </w:r>
      <w:r>
        <w:rPr>
          <w:rStyle w:val="CodeChar"/>
        </w:rPr>
        <w:t xml:space="preserve">init4</w:t>
      </w:r>
      <w:r>
        <w:t xml:space="preserve">).</w:t>
      </w:r>
    </w:p>
    <w:p>
      <w:pPr>
        <w:pStyle w:val="ListParagraph"/>
        <w:numPr>
          <w:ilvl w:val="0"/>
          <w:numId w:val="2"/>
        </w:numPr>
      </w:pPr>
      <w:r>
        <w:t xml:space="preserve">Filter outliers and collate results.</w:t>
      </w:r>
    </w:p>
    <w:p>
      <w:pPr>
        <w:pStyle w:val="Heading3"/>
      </w:pPr>
      <w:r>
        <w:t xml:space="preserve">Restarting after a crash</w:t>
      </w:r>
    </w:p>
    <w:p>
      <w:pPr/>
      <w:r>
        <w:t xml:space="preserve">The script has no automatic restart. To resume, comment out the steps that already finished in </w:t>
      </w:r>
      <w:r>
        <w:rPr>
          <w:rStyle w:val="CodeChar"/>
        </w:rPr>
        <w:t xml:space="preserve">Run_SCEE.py</w:t>
      </w:r>
      <w:r>
        <w:t xml:space="preserve"> and run it again. Before rerunning step 2, restore </w:t>
      </w:r>
      <w:r>
        <w:rPr>
          <w:rStyle w:val="CodeChar"/>
        </w:rPr>
        <w:t xml:space="preserve">Pure.top</w:t>
      </w:r>
      <w:r>
        <w:t xml:space="preserve"> to its original state: </w:t>
      </w:r>
      <w:r>
        <w:rPr>
          <w:rStyle w:val="CodeChar"/>
        </w:rPr>
        <w:t xml:space="preserve">Write_to_top()</w:t>
      </w:r>
      <w:r>
        <w:t xml:space="preserve"> appends a bath line every time it runs, and a second line breaks the topology.</w:t>
      </w:r>
    </w:p>
    <w:p>
      <w:pPr>
        <w:pStyle w:val="Heading2"/>
      </w:pPr>
      <w:del w:id="9096" w:author="Claude" w:date="2026-10-20T13:45:00Z">
        <w:r>
          <w:delText xml:space="preserve">Step 6</w:delText>
        </w:r>
      </w:del>
      <w:ins w:id="9097" w:author="Claude" w:date="2026-10-20T13:45:00Z">
        <w:r>
          <w:t xml:space="preserve">Step 7</w:t>
        </w:r>
      </w:ins>
      <w:r>
        <w:t xml:space="preserve">: Find your results</w:t>
      </w:r>
    </w:p>
    <w:p>
      <w:pPr/>
      <w:r>
        <w:t xml:space="preserve">The final answer is </w:t>
      </w:r>
      <w:r>
        <w:rPr>
          <w:rStyle w:val="CodeChar"/>
        </w:rPr>
        <w:t xml:space="preserve">Results/Results.csv</w:t>
      </w:r>
      <w:r>
        <w:t xml:space="preserve">: one row per temperature and pressure, averaged over replicas. Everything else is intermediate or audit output.</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File</w:t>
            </w:r>
          </w:p>
        </w:tc>
        <w:tc>
          <w:tcPr>
            <w:tcW w:w="3120" w:type="dxa"/>
            <w:shd w:val="clear" w:color="auto" w:fill="F2F2F2"/>
          </w:tcPr>
          <w:p>
            <w:pPr/>
            <w:r>
              <w:t xml:space="preserve">Location (inside your system folder)</w:t>
            </w:r>
          </w:p>
        </w:tc>
        <w:tc>
          <w:tcPr>
            <w:tcW w:w="3120" w:type="dxa"/>
            <w:shd w:val="clear" w:color="auto" w:fill="F2F2F2"/>
          </w:tcPr>
          <w:p>
            <w:pPr/>
            <w:r>
              <w:t xml:space="preserve">What it holds</w:t>
            </w:r>
          </w:p>
        </w:tc>
      </w:tr>
      <w:tr>
        <w:tc>
          <w:tcPr>
            <w:tcW w:w="3120" w:type="dxa"/>
          </w:tcPr>
          <w:p>
            <w:pPr/>
            <w:r>
              <w:rPr>
                <w:rStyle w:val="CodeChar"/>
              </w:rPr>
              <w:t xml:space="preserve">Results.csv</w:t>
            </w:r>
          </w:p>
        </w:tc>
        <w:tc>
          <w:tcPr>
            <w:tcW w:w="3120" w:type="dxa"/>
          </w:tcPr>
          <w:p>
            <w:pPr/>
            <w:r>
              <w:rPr>
                <w:rStyle w:val="CodeChar"/>
              </w:rPr>
              <w:t xml:space="preserve">Results/</w:t>
            </w:r>
          </w:p>
        </w:tc>
        <w:tc>
          <w:tcPr>
            <w:tcW w:w="3120" w:type="dxa"/>
          </w:tcPr>
          <w:p>
            <w:pPr/>
            <w:r>
              <w:t xml:space="preserve">Final system results per state point</w:t>
            </w:r>
          </w:p>
        </w:tc>
      </w:tr>
      <w:tr>
        <w:tc>
          <w:tcPr>
            <w:tcW w:w="3120" w:type="dxa"/>
          </w:tcPr>
          <w:p>
            <w:pPr/>
            <w:r>
              <w:rPr>
                <w:rStyle w:val="CodeChar"/>
              </w:rPr>
              <w:t xml:space="preserve">Per_Replica.csv</w:t>
            </w:r>
          </w:p>
        </w:tc>
        <w:tc>
          <w:tcPr>
            <w:tcW w:w="3120" w:type="dxa"/>
          </w:tcPr>
          <w:p>
            <w:pPr/>
            <w:r>
              <w:rPr>
                <w:rStyle w:val="CodeChar"/>
              </w:rPr>
              <w:t xml:space="preserve">Results/</w:t>
            </w:r>
          </w:p>
        </w:tc>
        <w:tc>
          <w:tcPr>
            <w:tcW w:w="3120" w:type="dxa"/>
          </w:tcPr>
          <w:p>
            <w:pPr/>
            <w:r>
              <w:t xml:space="preserve">Means for each replica, T and p</w:t>
            </w:r>
          </w:p>
        </w:tc>
      </w:tr>
      <w:tr>
        <w:tc>
          <w:tcPr>
            <w:tcW w:w="3120" w:type="dxa"/>
          </w:tcPr>
          <w:p>
            <w:pPr/>
            <w:r>
              <w:rPr>
                <w:rStyle w:val="CodeChar"/>
              </w:rPr>
              <w:t xml:space="preserve">dipole_stats.csv</w:t>
            </w:r>
          </w:p>
        </w:tc>
        <w:tc>
          <w:tcPr>
            <w:tcW w:w="3120" w:type="dxa"/>
          </w:tcPr>
          <w:p>
            <w:pPr/>
            <w:r>
              <w:rPr>
                <w:rStyle w:val="CodeChar"/>
              </w:rPr>
              <w:t xml:space="preserve">Results/</w:t>
            </w:r>
          </w:p>
        </w:tc>
        <w:tc>
          <w:tcPr>
            <w:tcW w:w="3120" w:type="dxa"/>
          </w:tcPr>
          <w:p>
            <w:pPr/>
            <w:r>
              <w:t xml:space="preserve">Filtering audit trail: what each pass removed</w:t>
            </w:r>
          </w:p>
        </w:tc>
      </w:tr>
      <w:tr>
        <w:tc>
          <w:tcPr>
            <w:tcW w:w="3120" w:type="dxa"/>
          </w:tcPr>
          <w:p>
            <w:pPr/>
            <w:r>
              <w:rPr>
                <w:rStyle w:val="CodeChar"/>
              </w:rPr>
              <w:t xml:space="preserve">dipole_distribution_T298.0K_p1.0Bar.png</w:t>
            </w:r>
            <w:r>
              <w:t xml:space="preserve"> / </w:t>
            </w:r>
            <w:r>
              <w:rPr>
                <w:rStyle w:val="CodeChar"/>
              </w:rPr>
              <w:t xml:space="preserve">.pdf</w:t>
            </w:r>
          </w:p>
        </w:tc>
        <w:tc>
          <w:tcPr>
            <w:tcW w:w="3120" w:type="dxa"/>
          </w:tcPr>
          <w:p>
            <w:pPr/>
            <w:r>
              <w:rPr>
                <w:rStyle w:val="CodeChar"/>
              </w:rPr>
              <w:t xml:space="preserve">Results/</w:t>
            </w:r>
          </w:p>
        </w:tc>
        <w:tc>
          <w:tcPr>
            <w:tcW w:w="3120" w:type="dxa"/>
          </w:tcPr>
          <w:p>
            <w:pPr/>
            <w:r>
              <w:t xml:space="preserve">Liquid dipole distribution, kept and rejected configurations</w:t>
            </w:r>
          </w:p>
        </w:tc>
      </w:tr>
      <w:tr>
        <w:tc>
          <w:tcPr>
            <w:tcW w:w="3120" w:type="dxa"/>
          </w:tcPr>
          <w:p>
            <w:pPr/>
            <w:r>
              <w:rPr>
                <w:rStyle w:val="CodeChar"/>
              </w:rPr>
              <w:t xml:space="preserve">settings_&lt;System_Title&gt;_&lt;timestamp&gt;.yml</w:t>
            </w:r>
          </w:p>
        </w:tc>
        <w:tc>
          <w:tcPr>
            <w:tcW w:w="3120" w:type="dxa"/>
          </w:tcPr>
          <w:p>
            <w:pPr/>
            <w:r>
              <w:rPr>
                <w:rStyle w:val="CodeChar"/>
              </w:rPr>
              <w:t xml:space="preserve">Results/</w:t>
            </w:r>
          </w:p>
        </w:tc>
        <w:tc>
          <w:tcPr>
            <w:tcW w:w="3120" w:type="dxa"/>
          </w:tcPr>
          <w:p>
            <w:pPr/>
            <w:r>
              <w:t xml:space="preserve">Copy of the settings used for this run</w:t>
            </w:r>
          </w:p>
        </w:tc>
      </w:tr>
      <w:tr>
        <w:tc>
          <w:tcPr>
            <w:tcW w:w="3120" w:type="dxa"/>
          </w:tcPr>
          <w:p>
            <w:pPr/>
            <w:r>
              <w:rPr>
                <w:rStyle w:val="CodeChar"/>
              </w:rPr>
              <w:t xml:space="preserve">Dipole_Vacuum.csv</w:t>
            </w:r>
            <w:r>
              <w:t xml:space="preserve">, </w:t>
            </w:r>
            <w:r>
              <w:rPr>
                <w:rStyle w:val="CodeChar"/>
              </w:rPr>
              <w:t xml:space="preserve">Dipole_PCM1.csv</w:t>
            </w:r>
            <w:r>
              <w:t xml:space="preserve">, </w:t>
            </w:r>
            <w:r>
              <w:rPr>
                <w:rStyle w:val="CodeChar"/>
              </w:rPr>
              <w:t xml:space="preserve">Dipole_PCM2.csv</w:t>
            </w:r>
          </w:p>
        </w:tc>
        <w:tc>
          <w:tcPr>
            <w:tcW w:w="3120" w:type="dxa"/>
          </w:tcPr>
          <w:p>
            <w:pPr/>
            <w:r>
              <w:t xml:space="preserve">system folder</w:t>
            </w:r>
          </w:p>
        </w:tc>
        <w:tc>
          <w:tcPr>
            <w:tcW w:w="3120" w:type="dxa"/>
          </w:tcPr>
          <w:p>
            <w:pPr/>
            <w:r>
              <w:t xml:space="preserve">Reference dipoles</w:t>
            </w:r>
          </w:p>
        </w:tc>
      </w:tr>
      <w:tr>
        <w:tc>
          <w:tcPr>
            <w:tcW w:w="3120" w:type="dxa"/>
          </w:tcPr>
          <w:p>
            <w:pPr/>
            <w:r>
              <w:rPr>
                <w:rStyle w:val="CodeChar"/>
              </w:rPr>
              <w:t xml:space="preserve">oniom.inp</w:t>
            </w:r>
          </w:p>
        </w:tc>
        <w:tc>
          <w:tcPr>
            <w:tcW w:w="3120" w:type="dxa"/>
          </w:tcPr>
          <w:p>
            <w:pPr/>
            <w:r>
              <w:t xml:space="preserve">system folder</w:t>
            </w:r>
          </w:p>
        </w:tc>
        <w:tc>
          <w:tcPr>
            <w:tcW w:w="3120" w:type="dxa"/>
          </w:tcPr>
          <w:p>
            <w:pPr/>
            <w:r>
              <w:t xml:space="preserve">QM and MM definitions passed to the QM stage</w:t>
            </w:r>
          </w:p>
        </w:tc>
      </w:tr>
      <w:tr>
        <w:tc>
          <w:tcPr>
            <w:tcW w:w="3120" w:type="dxa"/>
          </w:tcPr>
          <w:p>
            <w:pPr/>
            <w:r>
              <w:rPr>
                <w:rStyle w:val="CodeChar"/>
              </w:rPr>
              <w:t xml:space="preserve">Dipole_SCEE.csv</w:t>
            </w:r>
          </w:p>
        </w:tc>
        <w:tc>
          <w:tcPr>
            <w:tcW w:w="3120" w:type="dxa"/>
          </w:tcPr>
          <w:p>
            <w:pPr/>
            <w:r>
              <w:rPr>
                <w:rStyle w:val="CodeChar"/>
              </w:rPr>
              <w:t xml:space="preserve">Simulations/replica_N/&lt;T&gt;K/&lt;p&gt;Bar/</w:t>
            </w:r>
          </w:p>
        </w:tc>
        <w:tc>
          <w:tcPr>
            <w:tcW w:w="3120" w:type="dxa"/>
          </w:tcPr>
          <w:p>
            <w:pPr/>
            <w:r>
              <w:t xml:space="preserve">Three ONIOM dipoles and the fitted SCEE dipole per configuration</w:t>
            </w:r>
          </w:p>
        </w:tc>
      </w:tr>
      <w:tr>
        <w:tc>
          <w:tcPr>
            <w:tcW w:w="3120" w:type="dxa"/>
          </w:tcPr>
          <w:p>
            <w:pPr/>
            <w:r>
              <w:rPr>
                <w:rStyle w:val="CodeChar"/>
              </w:rPr>
              <w:t xml:space="preserve">Dipole_Calculations.csv</w:t>
            </w:r>
          </w:p>
        </w:tc>
        <w:tc>
          <w:tcPr>
            <w:tcW w:w="3120" w:type="dxa"/>
          </w:tcPr>
          <w:p>
            <w:pPr/>
            <w:r>
              <w:t xml:space="preserve">same leaf folder</w:t>
            </w:r>
          </w:p>
        </w:tc>
        <w:tc>
          <w:tcPr>
            <w:tcW w:w="3120" w:type="dxa"/>
          </w:tcPr>
          <w:p>
            <w:pPr/>
            <w:r>
              <w:t xml:space="preserve">Per-configuration liquid dipole before filtering</w:t>
            </w:r>
          </w:p>
        </w:tc>
      </w:tr>
      <w:tr>
        <w:tc>
          <w:tcPr>
            <w:tcW w:w="3120" w:type="dxa"/>
          </w:tcPr>
          <w:p>
            <w:pPr/>
            <w:r>
              <w:rPr>
                <w:rStyle w:val="CodeChar"/>
              </w:rPr>
              <w:t xml:space="preserve">Dipole_Calculations_filtered.csv</w:t>
            </w:r>
          </w:p>
        </w:tc>
        <w:tc>
          <w:tcPr>
            <w:tcW w:w="3120" w:type="dxa"/>
          </w:tcPr>
          <w:p>
            <w:pPr/>
            <w:r>
              <w:t xml:space="preserve">same leaf folder</w:t>
            </w:r>
          </w:p>
        </w:tc>
        <w:tc>
          <w:tcPr>
            <w:tcW w:w="3120" w:type="dxa"/>
          </w:tcPr>
          <w:p>
            <w:pPr/>
            <w:r>
              <w:t xml:space="preserve">Same, with rejected configurations blanked</w:t>
            </w:r>
          </w:p>
        </w:tc>
      </w:tr>
      <w:tr>
        <w:tc>
          <w:tcPr>
            <w:tcW w:w="3120" w:type="dxa"/>
          </w:tcPr>
          <w:p>
            <w:pPr/>
            <w:r>
              <w:rPr>
                <w:rStyle w:val="CodeChar"/>
              </w:rPr>
              <w:t xml:space="preserve">conf_*.gro</w:t>
            </w:r>
            <w:r>
              <w:t xml:space="preserve">, </w:t>
            </w:r>
            <w:r>
              <w:rPr>
                <w:rStyle w:val="CodeChar"/>
              </w:rPr>
              <w:t xml:space="preserve">SCEE/</w:t>
            </w:r>
          </w:p>
        </w:tc>
        <w:tc>
          <w:tcPr>
            <w:tcW w:w="3120" w:type="dxa"/>
          </w:tcPr>
          <w:p>
            <w:pPr/>
            <w:r>
              <w:t xml:space="preserve">same leaf folder</w:t>
            </w:r>
          </w:p>
        </w:tc>
        <w:tc>
          <w:tcPr>
            <w:tcW w:w="3120" w:type="dxa"/>
          </w:tcPr>
          <w:p>
            <w:pPr/>
            <w:r>
              <w:t xml:space="preserve">Extracted configurations and Gaussian inputs and outputs</w:t>
            </w:r>
          </w:p>
        </w:tc>
      </w:tr>
    </w:tbl>
    <w:p>
      <w:pPr/>
      <w:r>
        <w:rPr>
          <w:rStyle w:val="CodeChar"/>
        </w:rPr>
        <w:t xml:space="preserve">dipole_stats.csv</w:t>
      </w:r>
      <w:r>
        <w:t xml:space="preserve"> is appended to on every run. Delete or move it before rerunning a system if you want a clean audit trail.</w:t>
      </w:r>
    </w:p>
    <w:p>
      <w:pPr>
        <w:pStyle w:val="Heading2"/>
      </w:pPr>
      <w:r>
        <w:t xml:space="preserve">Troubleshooting</w:t>
      </w:r>
    </w:p>
    <w:p>
      <w:pPr/>
      <w:r>
        <w:t xml:space="preserve">Most failures come from a mismatch between the topology, the structure and the settings. Check those three first.</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Error or symptom</w:t>
            </w:r>
          </w:p>
        </w:tc>
        <w:tc>
          <w:tcPr>
            <w:tcW w:w="3120" w:type="dxa"/>
            <w:shd w:val="clear" w:color="auto" w:fill="F2F2F2"/>
          </w:tcPr>
          <w:p>
            <w:pPr/>
            <w:r>
              <w:t xml:space="preserve">Likely cause</w:t>
            </w:r>
          </w:p>
        </w:tc>
        <w:tc>
          <w:tcPr>
            <w:tcW w:w="3120" w:type="dxa"/>
            <w:shd w:val="clear" w:color="auto" w:fill="F2F2F2"/>
          </w:tcPr>
          <w:p>
            <w:pPr/>
            <w:r>
              <w:t xml:space="preserve">Fix</w:t>
            </w:r>
          </w:p>
        </w:tc>
      </w:tr>
      <w:tr>
        <w:tc>
          <w:tcPr>
            <w:tcW w:w="3120" w:type="dxa"/>
          </w:tcPr>
          <w:p>
            <w:pPr/>
            <w:r>
              <w:rPr>
                <w:rStyle w:val="CodeChar"/>
              </w:rPr>
              <w:t xml:space="preserve">FileNotFoundError</w:t>
            </w:r>
            <w:r>
              <w:t xml:space="preserve"> for </w:t>
            </w:r>
            <w:r>
              <w:rPr>
                <w:rStyle w:val="CodeChar"/>
              </w:rPr>
              <w:t xml:space="preserve">./Results/settings_...yml</w:t>
            </w:r>
          </w:p>
        </w:tc>
        <w:tc>
          <w:tcPr>
            <w:tcW w:w="3120" w:type="dxa"/>
          </w:tcPr>
          <w:p>
            <w:pPr/>
            <w:r>
              <w:t xml:space="preserve">No </w:t>
            </w:r>
            <w:r>
              <w:rPr>
                <w:rStyle w:val="CodeChar"/>
              </w:rPr>
              <w:t xml:space="preserve">Results/</w:t>
            </w:r>
            <w:r>
              <w:t xml:space="preserve"> folder in the system folder</w:t>
            </w:r>
          </w:p>
        </w:tc>
        <w:tc>
          <w:tcPr>
            <w:tcW w:w="3120" w:type="dxa"/>
          </w:tcPr>
          <w:p>
            <w:pPr/>
            <w:r>
              <w:t xml:space="preserve">Create an empty </w:t>
            </w:r>
            <w:r>
              <w:rPr>
                <w:rStyle w:val="CodeChar"/>
              </w:rPr>
              <w:t xml:space="preserve">Results/</w:t>
            </w:r>
            <w:r>
              <w:t xml:space="preserve"> folder</w:t>
            </w:r>
          </w:p>
        </w:tc>
      </w:tr>
      <w:tr>
        <w:tc>
          <w:tcPr>
            <w:tcW w:w="3120" w:type="dxa"/>
          </w:tcPr>
          <w:p>
            <w:pPr/>
            <w:r>
              <w:rPr>
                <w:rStyle w:val="CodeChar"/>
              </w:rPr>
              <w:t xml:space="preserve">FileNotFoundError</w:t>
            </w:r>
            <w:r>
              <w:t xml:space="preserve"> for </w:t>
            </w:r>
            <w:r>
              <w:rPr>
                <w:rStyle w:val="CodeChar"/>
              </w:rPr>
              <w:t xml:space="preserve">Settings.yml</w:t>
            </w:r>
            <w:r>
              <w:t xml:space="preserve"> or a system folder</w:t>
            </w:r>
          </w:p>
        </w:tc>
        <w:tc>
          <w:tcPr>
            <w:tcW w:w="3120" w:type="dxa"/>
          </w:tcPr>
          <w:p>
            <w:pPr/>
            <w:r>
              <w:t xml:space="preserve">Launched from the wrong directory, or </w:t>
            </w:r>
            <w:r>
              <w:rPr>
                <w:rStyle w:val="CodeChar"/>
              </w:rPr>
              <w:t xml:space="preserve">System_Title</w:t>
            </w:r>
            <w:r>
              <w:t xml:space="preserve"> does not match the folder name</w:t>
            </w:r>
          </w:p>
        </w:tc>
        <w:tc>
          <w:tcPr>
            <w:tcW w:w="3120" w:type="dxa"/>
          </w:tcPr>
          <w:p>
            <w:pPr/>
            <w:del w:id="9098" w:author="Claude" w:date="2026-10-20T13:45:00Z">
              <w:r>
                <w:delText xml:space="preserve">Run from the SCEE code folder</w:delText>
              </w:r>
            </w:del>
            <w:ins w:id="9099" w:author="Claude" w:date="2026-10-20T13:45:00Z">
              <w:r>
                <w:t xml:space="preserve">Run from AA_Template or UA_Template</w:t>
              </w:r>
            </w:ins>
            <w:r>
              <w:t xml:space="preserve">; check spelling and capitals</w:t>
            </w:r>
          </w:p>
        </w:tc>
      </w:tr>
      <w:tr>
        <w:tc>
          <w:tcPr>
            <w:tcW w:w="3120" w:type="dxa"/>
          </w:tcPr>
          <w:p>
            <w:pPr/>
            <w:r>
              <w:rPr>
                <w:rStyle w:val="CodeChar"/>
              </w:rPr>
              <w:t xml:space="preserve">ModuleNotFoundError: pyedr</w:t>
            </w:r>
          </w:p>
        </w:tc>
        <w:tc>
          <w:tcPr>
            <w:tcW w:w="3120" w:type="dxa"/>
          </w:tcPr>
          <w:p>
            <w:pPr/>
            <w:r>
              <w:t xml:space="preserve">Not in the requirements file</w:t>
            </w:r>
          </w:p>
        </w:tc>
        <w:tc>
          <w:tcPr>
            <w:tcW w:w="3120" w:type="dxa"/>
          </w:tcPr>
          <w:p>
            <w:pPr/>
            <w:r>
              <w:rPr>
                <w:rStyle w:val="CodeChar"/>
              </w:rPr>
              <w:t xml:space="preserve">pip install pyedr</w:t>
            </w:r>
          </w:p>
        </w:tc>
      </w:tr>
      <w:tr>
        <w:trPr>
          <w:ins w:id="9104" w:author="Claude" w:date="2026-10-20T13:45:00Z"/>
        </w:trPr>
        <w:tc>
          <w:tcPr>
            <w:tcW w:w="3120" w:type="dxa"/>
          </w:tcPr>
          <w:p>
            <w:pPr>
              <w:rPr>
                <w:ins w:id="9105" w:author="Claude" w:date="2026-10-20T13:45:00Z"/>
              </w:rPr>
            </w:pPr>
            <w:ins w:id="9106" w:author="Claude" w:date="2026-10-20T13:45:00Z">
              <w:r>
                <w:t xml:space="preserve">ModuleNotFoundError for any other package</w:t>
              </w:r>
            </w:ins>
          </w:p>
        </w:tc>
        <w:tc>
          <w:tcPr>
            <w:tcW w:w="3120" w:type="dxa"/>
          </w:tcPr>
          <w:p>
            <w:pPr>
              <w:rPr>
                <w:ins w:id="9107" w:author="Claude" w:date="2026-10-20T13:45:00Z"/>
              </w:rPr>
            </w:pPr>
            <w:ins w:id="9108" w:author="Claude" w:date="2026-10-20T13:45:00Z">
              <w:r>
                <w:t xml:space="preserve">Virtual environment not activated</w:t>
              </w:r>
            </w:ins>
          </w:p>
        </w:tc>
        <w:tc>
          <w:tcPr>
            <w:tcW w:w="3120" w:type="dxa"/>
          </w:tcPr>
          <w:p>
            <w:pPr>
              <w:rPr>
                <w:ins w:id="9109" w:author="Claude" w:date="2026-10-20T13:45:00Z"/>
              </w:rPr>
            </w:pPr>
            <w:ins w:id="9110" w:author="Claude" w:date="2026-10-20T13:45:00Z">
              <w:r>
                <w:t xml:space="preserve">Activate it (Step 2) and run again</w:t>
              </w:r>
            </w:ins>
          </w:p>
        </w:tc>
      </w:tr>
      <w:tr>
        <w:tc>
          <w:tcPr>
            <w:tcW w:w="3120" w:type="dxa"/>
          </w:tcPr>
          <w:p>
            <w:pPr/>
            <w:r>
              <w:rPr>
                <w:rStyle w:val="CodeChar"/>
              </w:rPr>
              <w:t xml:space="preserve">NotImplementedError: Auto-detection of g09root</w:t>
            </w:r>
          </w:p>
        </w:tc>
        <w:tc>
          <w:tcPr>
            <w:tcW w:w="3120" w:type="dxa"/>
          </w:tcPr>
          <w:p>
            <w:pPr/>
            <w:r>
              <w:rPr>
                <w:rStyle w:val="CodeChar"/>
              </w:rPr>
              <w:t xml:space="preserve">g09root_override: null</w:t>
            </w:r>
          </w:p>
        </w:tc>
        <w:tc>
          <w:tcPr>
            <w:tcW w:w="3120" w:type="dxa"/>
          </w:tcPr>
          <w:p>
            <w:pPr/>
            <w:r>
              <w:t xml:space="preserve">Set the Gaussian install path</w:t>
            </w:r>
          </w:p>
        </w:tc>
      </w:tr>
      <w:tr>
        <w:tc>
          <w:tcPr>
            <w:tcW w:w="3120" w:type="dxa"/>
          </w:tcPr>
          <w:p>
            <w:pPr/>
            <w:r>
              <w:rPr>
                <w:rStyle w:val="CodeChar"/>
              </w:rPr>
              <w:t xml:space="preserve">Atomtype '...' not found in Pure.top</w:t>
            </w:r>
          </w:p>
        </w:tc>
        <w:tc>
          <w:tcPr>
            <w:tcW w:w="3120" w:type="dxa"/>
          </w:tcPr>
          <w:p>
            <w:pPr/>
            <w:r>
              <w:t xml:space="preserve">A type in </w:t>
            </w:r>
            <w:r>
              <w:rPr>
                <w:rStyle w:val="CodeChar"/>
              </w:rPr>
              <w:t xml:space="preserve">Solvent.itp</w:t>
            </w:r>
            <w:r>
              <w:t xml:space="preserve"> has no </w:t>
            </w:r>
            <w:r>
              <w:rPr>
                <w:rStyle w:val="CodeChar"/>
              </w:rPr>
              <w:t xml:space="preserve">[ atomtypes ]</w:t>
            </w:r>
            <w:r>
              <w:t xml:space="preserve"> entry in the include tree</w:t>
            </w:r>
          </w:p>
        </w:tc>
        <w:tc>
          <w:tcPr>
            <w:tcW w:w="3120" w:type="dxa"/>
          </w:tcPr>
          <w:p>
            <w:pPr/>
            <w:r>
              <w:t xml:space="preserve">Check the </w:t>
            </w:r>
            <w:r>
              <w:rPr>
                <w:rStyle w:val="CodeChar"/>
              </w:rPr>
              <w:t xml:space="preserve">#include</w:t>
            </w:r>
            <w:r>
              <w:t xml:space="preserve"> lines and the force-field files</w:t>
            </w:r>
          </w:p>
        </w:tc>
      </w:tr>
      <w:tr>
        <w:tc>
          <w:tcPr>
            <w:tcW w:w="3120" w:type="dxa"/>
          </w:tcPr>
          <w:p>
            <w:pPr/>
            <w:r>
              <w:rPr>
                <w:rStyle w:val="CodeChar"/>
              </w:rPr>
              <w:t xml:space="preserve">Could not resolve element from atomname</w:t>
            </w:r>
          </w:p>
        </w:tc>
        <w:tc>
          <w:tcPr>
            <w:tcW w:w="3120" w:type="dxa"/>
          </w:tcPr>
          <w:p>
            <w:pPr/>
            <w:r>
              <w:t xml:space="preserve">An atom name does not start with an element symbol</w:t>
            </w:r>
          </w:p>
        </w:tc>
        <w:tc>
          <w:tcPr>
            <w:tcW w:w="3120" w:type="dxa"/>
          </w:tcPr>
          <w:p>
            <w:pPr/>
            <w:r>
              <w:t xml:space="preserve">Rename atoms in </w:t>
            </w:r>
            <w:r>
              <w:rPr>
                <w:rStyle w:val="CodeChar"/>
              </w:rPr>
              <w:t xml:space="preserve">[ atoms ]</w:t>
            </w:r>
            <w:r>
              <w:t xml:space="preserve"> </w:t>
            </w:r>
            <w:del w:id="9100" w:author="Claude" w:date="2026-10-20T13:45:00Z">
              <w:r>
                <w:delText xml:space="preserve">(Step 3)</w:delText>
              </w:r>
            </w:del>
            <w:ins w:id="9101" w:author="Claude" w:date="2026-10-20T13:45:00Z">
              <w:r>
                <w:t xml:space="preserve">(Step 4)</w:t>
              </w:r>
            </w:ins>
          </w:p>
        </w:tc>
      </w:tr>
      <w:tr>
        <w:tc>
          <w:tcPr>
            <w:tcW w:w="3120" w:type="dxa"/>
          </w:tcPr>
          <w:p>
            <w:pPr/>
            <w:r>
              <w:rPr>
                <w:rStyle w:val="CodeChar"/>
              </w:rPr>
              <w:t xml:space="preserve">Ambiguous atomname ... matches none</w:t>
            </w:r>
          </w:p>
        </w:tc>
        <w:tc>
          <w:tcPr>
            <w:tcW w:w="3120" w:type="dxa"/>
          </w:tcPr>
          <w:p>
            <w:pPr/>
            <w:r>
              <w:t xml:space="preserve">A </w:t>
            </w:r>
            <w:r>
              <w:rPr>
                <w:rStyle w:val="CodeChar"/>
              </w:rPr>
              <w:t xml:space="preserve">CA</w:t>
            </w:r>
            <w:r>
              <w:t xml:space="preserve">/</w:t>
            </w:r>
            <w:r>
              <w:rPr>
                <w:rStyle w:val="CodeChar"/>
              </w:rPr>
              <w:t xml:space="preserve">NA</w:t>
            </w:r>
            <w:r>
              <w:t xml:space="preserve">/</w:t>
            </w:r>
            <w:r>
              <w:rPr>
                <w:rStyle w:val="CodeChar"/>
              </w:rPr>
              <w:t xml:space="preserve">CL</w:t>
            </w:r>
            <w:r>
              <w:t xml:space="preserve">/</w:t>
            </w:r>
            <w:r>
              <w:rPr>
                <w:rStyle w:val="CodeChar"/>
              </w:rPr>
              <w:t xml:space="preserve">SI</w:t>
            </w:r>
            <w:r>
              <w:t xml:space="preserve">/</w:t>
            </w:r>
            <w:r>
              <w:rPr>
                <w:rStyle w:val="CodeChar"/>
              </w:rPr>
              <w:t xml:space="preserve">BR</w:t>
            </w:r>
            <w:r>
              <w:t xml:space="preserve"> name with a wrong mass</w:t>
            </w:r>
          </w:p>
        </w:tc>
        <w:tc>
          <w:tcPr>
            <w:tcW w:w="3120" w:type="dxa"/>
          </w:tcPr>
          <w:p>
            <w:pPr/>
            <w:r>
              <w:t xml:space="preserve">Correct the mass column</w:t>
            </w:r>
          </w:p>
        </w:tc>
      </w:tr>
      <w:tr>
        <w:tc>
          <w:tcPr>
            <w:tcW w:w="3120" w:type="dxa"/>
          </w:tcPr>
          <w:p>
            <w:pPr/>
            <w:r>
              <w:t xml:space="preserve">grompp: molecule count or atom names do not match</w:t>
            </w:r>
          </w:p>
        </w:tc>
        <w:tc>
          <w:tcPr>
            <w:tcW w:w="3120" w:type="dxa"/>
          </w:tcPr>
          <w:p>
            <w:pPr/>
            <w:r>
              <w:rPr>
                <w:rStyle w:val="CodeChar"/>
              </w:rPr>
              <w:t xml:space="preserve">.itp</w:t>
            </w:r>
            <w:r>
              <w:t xml:space="preserve"> atom order differs from </w:t>
            </w:r>
            <w:r>
              <w:rPr>
                <w:rStyle w:val="CodeChar"/>
              </w:rPr>
              <w:t xml:space="preserve">.gro</w:t>
            </w:r>
            <w:r>
              <w:t xml:space="preserve">, or </w:t>
            </w:r>
            <w:r>
              <w:rPr>
                <w:rStyle w:val="CodeChar"/>
              </w:rPr>
              <w:t xml:space="preserve">Pure.top</w:t>
            </w:r>
            <w:r>
              <w:t xml:space="preserve"> has two bath lines</w:t>
            </w:r>
          </w:p>
        </w:tc>
        <w:tc>
          <w:tcPr>
            <w:tcW w:w="3120" w:type="dxa"/>
          </w:tcPr>
          <w:p>
            <w:pPr/>
            <w:r>
              <w:t xml:space="preserve">Reorder the </w:t>
            </w:r>
            <w:r>
              <w:rPr>
                <w:rStyle w:val="CodeChar"/>
              </w:rPr>
              <w:t xml:space="preserve">.itp</w:t>
            </w:r>
            <w:r>
              <w:t xml:space="preserve">; restore </w:t>
            </w:r>
            <w:r>
              <w:rPr>
                <w:rStyle w:val="CodeChar"/>
              </w:rPr>
              <w:t xml:space="preserve">Pure.top</w:t>
            </w:r>
          </w:p>
        </w:tc>
      </w:tr>
      <w:tr>
        <w:tc>
          <w:tcPr>
            <w:tcW w:w="3120" w:type="dxa"/>
          </w:tcPr>
          <w:p>
            <w:pPr/>
            <w:r>
              <w:t xml:space="preserve">Fewer configurations than </w:t>
            </w:r>
            <w:r>
              <w:rPr>
                <w:rStyle w:val="CodeChar"/>
              </w:rPr>
              <w:t xml:space="preserve">n_configurations</w:t>
            </w:r>
          </w:p>
        </w:tc>
        <w:tc>
          <w:tcPr>
            <w:tcW w:w="3120" w:type="dxa"/>
          </w:tcPr>
          <w:p>
            <w:pPr/>
            <w:r>
              <w:t xml:space="preserve">Production run too short</w:t>
            </w:r>
          </w:p>
        </w:tc>
        <w:tc>
          <w:tcPr>
            <w:tcW w:w="3120" w:type="dxa"/>
          </w:tcPr>
          <w:p>
            <w:pPr/>
            <w:r>
              <w:t xml:space="preserve">Lengthen the run in </w:t>
            </w:r>
            <w:r>
              <w:rPr>
                <w:rStyle w:val="CodeChar"/>
              </w:rPr>
              <w:t xml:space="preserve">template_2.mdp</w:t>
            </w:r>
            <w:r>
              <w:t xml:space="preserve"> </w:t>
            </w:r>
            <w:del w:id="9102" w:author="Claude" w:date="2026-10-20T13:45:00Z">
              <w:r>
                <w:delText xml:space="preserve">(Step 3)</w:delText>
              </w:r>
            </w:del>
            <w:ins w:id="9103" w:author="Claude" w:date="2026-10-20T13:45:00Z">
              <w:r>
                <w:t xml:space="preserve">(Step 4)</w:t>
              </w:r>
            </w:ins>
          </w:p>
        </w:tc>
      </w:tr>
      <w:tr>
        <w:tc>
          <w:tcPr>
            <w:tcW w:w="3120" w:type="dxa"/>
          </w:tcPr>
          <w:p>
            <w:pPr/>
            <w:r>
              <w:t xml:space="preserve">Machine overloaded</w:t>
            </w:r>
          </w:p>
        </w:tc>
        <w:tc>
          <w:tcPr>
            <w:tcW w:w="3120" w:type="dxa"/>
          </w:tcPr>
          <w:p>
            <w:pPr/>
            <w:r>
              <w:rPr>
                <w:rStyle w:val="CodeChar"/>
              </w:rPr>
              <w:t xml:space="preserve">max_jobs × nproc</w:t>
            </w:r>
            <w:r>
              <w:t xml:space="preserve"> exceeds your cores</w:t>
            </w:r>
          </w:p>
        </w:tc>
        <w:tc>
          <w:tcPr>
            <w:tcW w:w="3120" w:type="dxa"/>
          </w:tcPr>
          <w:p>
            <w:pPr/>
            <w:r>
              <w:t xml:space="preserve">Lower </w:t>
            </w:r>
            <w:r>
              <w:rPr>
                <w:rStyle w:val="CodeChar"/>
              </w:rPr>
              <w:t xml:space="preserve">max_jobs</w:t>
            </w:r>
            <w:r>
              <w:t xml:space="preserve"> or </w:t>
            </w:r>
            <w:r>
              <w:rPr>
                <w:rStyle w:val="CodeChar"/>
              </w:rPr>
              <w:t xml:space="preserve">nproc</w:t>
            </w:r>
          </w:p>
        </w:tc>
      </w:tr>
    </w:tbl>
    <w:p>
      <w:pPr>
        <w:pStyle w:val="Heading3"/>
      </w:pPr>
      <w:r>
        <w:t xml:space="preserve">Known limitations of the current version</w:t>
      </w:r>
    </w:p>
    <w:p>
      <w:pPr>
        <w:pStyle w:val="ListParagraph"/>
        <w:numPr>
          <w:ilvl w:val="0"/>
          <w:numId w:val="3"/>
        </w:numPr>
      </w:pPr>
      <w:r>
        <w:t xml:space="preserve">Mixtures (</w:t>
      </w:r>
      <w:r>
        <w:rPr>
          <w:rStyle w:val="CodeChar"/>
        </w:rPr>
        <w:t xml:space="preserve">Mixture: Yes</w:t>
      </w:r>
      <w:r>
        <w:t xml:space="preserve">) are not finished: the MD runs but no QM or analysis follows.</w:t>
      </w:r>
    </w:p>
    <w:p>
      <w:pPr>
        <w:pStyle w:val="ListParagraph"/>
        <w:numPr>
          <w:ilvl w:val="0"/>
          <w:numId w:val="3"/>
        </w:numPr>
      </w:pPr>
      <w:r>
        <w:t xml:space="preserve">Gaussian 09 only; the install path must be set by hand.</w:t>
      </w:r>
    </w:p>
    <w:p>
      <w:pPr>
        <w:pStyle w:val="ListParagraph"/>
        <w:numPr>
          <w:ilvl w:val="0"/>
          <w:numId w:val="3"/>
        </w:numPr>
      </w:pPr>
      <w:r>
        <w:t xml:space="preserve">There is no restart from the last completed step </w:t>
      </w:r>
      <w:del w:id="9111" w:author="Claude" w:date="2026-10-20T13:45:00Z">
        <w:r>
          <w:delText xml:space="preserve">(Step 5)</w:delText>
        </w:r>
      </w:del>
      <w:ins w:id="9112" w:author="Claude" w:date="2026-10-20T13:45:00Z">
        <w:r>
          <w:t xml:space="preserve">(Step 6)</w:t>
        </w:r>
      </w:ins>
      <w:r>
        <w:t xml:space="preserve">.</w:t>
      </w:r>
    </w:p>
    <w:p>
      <w:pPr>
        <w:pStyle w:val="Heading3"/>
      </w:pPr>
      <w:r>
        <w:t xml:space="preserve">To fix in the code before handing this out</w:t>
      </w:r>
    </w:p>
    <w:p>
      <w:pPr/>
      <w:r>
        <w:t xml:space="preserve">These are issues in the current scripts that a new user would hit. They are for the author, not the user, and can be removed from the manual once fixed.</w:t>
      </w:r>
    </w:p>
    <w:p>
      <w:pPr>
        <w:pStyle w:val="ListParagraph"/>
        <w:numPr>
          <w:ilvl w:val="0"/>
          <w:numId w:val="4"/>
        </w:numPr>
      </w:pPr>
      <w:r>
        <w:t xml:space="preserve">☐ </w:t>
      </w:r>
      <w:r>
        <w:rPr>
          <w:rStyle w:val="CodeChar"/>
        </w:rPr>
        <w:t xml:space="preserve">Run_SCEE.py</w:t>
      </w:r>
      <w:r>
        <w:t xml:space="preserve"> line 177 reads </w:t>
      </w:r>
      <w:r>
        <w:rPr>
          <w:rStyle w:val="CodeChar"/>
        </w:rPr>
        <w:t xml:space="preserve">settings.molecule.dipole_moment_gas</w:t>
      </w:r>
      <w:r>
        <w:t xml:space="preserve">, which does not exist; the loader defines </w:t>
      </w:r>
      <w:r>
        <w:rPr>
          <w:rStyle w:val="CodeChar"/>
        </w:rPr>
        <w:t xml:space="preserve">gas_dipole</w:t>
      </w:r>
      <w:r>
        <w:t xml:space="preserve">. The run will stop with an </w:t>
      </w:r>
      <w:r>
        <w:rPr>
          <w:rStyle w:val="CodeChar"/>
        </w:rPr>
        <w:t xml:space="preserve">AttributeError</w:t>
      </w:r>
      <w:r>
        <w:t xml:space="preserve"> at the filtering stage.</w:t>
      </w:r>
    </w:p>
    <w:p>
      <w:pPr>
        <w:pStyle w:val="ListParagraph"/>
        <w:numPr>
          <w:ilvl w:val="0"/>
          <w:numId w:val="4"/>
        </w:numPr>
      </w:pPr>
      <w:r>
        <w:t xml:space="preserve">☐ </w:t>
      </w:r>
      <w:r>
        <w:rPr>
          <w:rStyle w:val="CodeChar"/>
        </w:rPr>
        <w:t xml:space="preserve">run_md1</w:t>
      </w:r>
      <w:r>
        <w:t xml:space="preserve">, </w:t>
      </w:r>
      <w:r>
        <w:rPr>
          <w:rStyle w:val="CodeChar"/>
        </w:rPr>
        <w:t xml:space="preserve">run_md2</w:t>
      </w:r>
      <w:r>
        <w:t xml:space="preserve">, </w:t>
      </w:r>
      <w:r>
        <w:rPr>
          <w:rStyle w:val="CodeChar"/>
        </w:rPr>
        <w:t xml:space="preserve">run_md3</w:t>
      </w:r>
      <w:r>
        <w:t xml:space="preserve">, </w:t>
      </w:r>
      <w:r>
        <w:rPr>
          <w:rStyle w:val="CodeChar"/>
        </w:rPr>
        <w:t xml:space="preserve">process_gro</w:t>
      </w:r>
      <w:r>
        <w:t xml:space="preserve"> and </w:t>
      </w:r>
      <w:r>
        <w:rPr>
          <w:rStyle w:val="CodeChar"/>
        </w:rPr>
        <w:t xml:space="preserve">init3</w:t>
      </w:r>
      <w:r>
        <w:t xml:space="preserve"> are commented out in </w:t>
      </w:r>
      <w:r>
        <w:rPr>
          <w:rStyle w:val="CodeChar"/>
        </w:rPr>
        <w:t xml:space="preserve">Run_SCEE.py</w:t>
      </w:r>
      <w:r>
        <w:t xml:space="preserve">, so a fresh run skips all MD and the ONIOM optimisations.</w:t>
      </w:r>
    </w:p>
    <w:p>
      <w:pPr>
        <w:pStyle w:val="ListParagraph"/>
        <w:numPr>
          <w:ilvl w:val="0"/>
          <w:numId w:val="4"/>
        </w:numPr>
      </w:pPr>
      <w:r>
        <w:t xml:space="preserve">☐ </w:t>
      </w:r>
      <w:r>
        <w:rPr>
          <w:rStyle w:val="CodeChar"/>
        </w:rPr>
        <w:t xml:space="preserve">Run_SCEE.py</w:t>
      </w:r>
      <w:r>
        <w:t xml:space="preserve"> deletes </w:t>
      </w:r>
      <w:r>
        <w:rPr>
          <w:rStyle w:val="CodeChar"/>
        </w:rPr>
        <w:t xml:space="preserve">Dipole_Stats.csv</w:t>
      </w:r>
      <w:r>
        <w:t xml:space="preserve"> but the analysis writes </w:t>
      </w:r>
      <w:r>
        <w:rPr>
          <w:rStyle w:val="CodeChar"/>
        </w:rPr>
        <w:t xml:space="preserve">dipole_stats.csv</w:t>
      </w:r>
      <w:r>
        <w:t xml:space="preserve">; on Linux the names differ, so the old file is never removed.</w:t>
      </w:r>
    </w:p>
    <w:p>
      <w:pPr>
        <w:pStyle w:val="ListParagraph"/>
        <w:numPr>
          <w:ilvl w:val="0"/>
          <w:numId w:val="4"/>
        </w:numPr>
      </w:pPr>
      <w:r>
        <w:t xml:space="preserve">☐ Add </w:t>
      </w:r>
      <w:r>
        <w:rPr>
          <w:rStyle w:val="CodeChar"/>
        </w:rPr>
        <w:t xml:space="preserve">pyedr</w:t>
      </w:r>
      <w:r>
        <w:t xml:space="preserve"> to </w:t>
      </w:r>
      <w:del w:id="9113" w:author="Claude" w:date="2026-10-20T13:45:00Z">
        <w:r>
          <w:rPr>
            <w:rStyle w:val="CodeChar"/>
          </w:rPr>
          <w:delText xml:space="preserve">venv-requirements.txt</w:delText>
        </w:r>
      </w:del>
      <w:ins w:id="9114" w:author="Claude" w:date="2026-10-20T13:45:00Z">
        <w:r>
          <w:rPr>
            <w:rStyle w:val="CodeChar"/>
          </w:rPr>
          <w:t xml:space="preserve">venv_requirements.txt</w:t>
        </w:r>
      </w:ins>
      <w:r>
        <w:t xml:space="preserve">. </w:t>
      </w:r>
      <w:r>
        <w:rPr>
          <w:rStyle w:val="CodeChar"/>
        </w:rPr>
        <w:t xml:space="preserve">jax</w:t>
      </w:r>
      <w:r>
        <w:t xml:space="preserve">, </w:t>
      </w:r>
      <w:r>
        <w:rPr>
          <w:rStyle w:val="CodeChar"/>
        </w:rPr>
        <w:t xml:space="preserve">jaxlib</w:t>
      </w:r>
      <w:r>
        <w:t xml:space="preserve">, </w:t>
      </w:r>
      <w:r>
        <w:rPr>
          <w:rStyle w:val="CodeChar"/>
        </w:rPr>
        <w:t xml:space="preserve">git-filter-repo</w:t>
      </w:r>
      <w:r>
        <w:t xml:space="preserve"> and </w:t>
      </w:r>
      <w:r>
        <w:rPr>
          <w:rStyle w:val="CodeChar"/>
        </w:rPr>
        <w:t xml:space="preserve">yml</w:t>
      </w:r>
      <w:r>
        <w:t xml:space="preserve"> are not imported by any script and could be removed.</w:t>
      </w:r>
    </w:p>
    <w:p>
      <w:pPr>
        <w:pStyle w:val="ListParagraph"/>
        <w:numPr>
          <w:ilvl w:val="0"/>
          <w:numId w:val="4"/>
        </w:numPr>
      </w:pPr>
      <w:r>
        <w:t xml:space="preserve">☐ The workflow PDFs say to run from inside the </w:t>
      </w:r>
      <w:r>
        <w:rPr>
          <w:rStyle w:val="CodeChar"/>
        </w:rPr>
        <w:t xml:space="preserve">Propylamine/</w:t>
      </w:r>
      <w:r>
        <w:t xml:space="preserve"> folder; the code expects to be run from </w:t>
      </w:r>
      <w:del w:id="9115" w:author="Claude" w:date="2026-10-20T13:45:00Z">
        <w:r>
          <w:delText xml:space="preserve">the folder above it</w:delText>
        </w:r>
      </w:del>
      <w:ins w:id="9116" w:author="Claude" w:date="2026-10-20T13:45:00Z">
        <w:r>
          <w:t xml:space="preserve">AA_Template or UA_Template, one level above it</w:t>
        </w:r>
      </w:ins>
      <w:r>
        <w:t xml:space="preserve">.</w:t>
      </w:r>
    </w:p>
    <w:p>
      <w:pPr>
        <w:pStyle w:val="ListParagraph"/>
        <w:numPr>
          <w:ilvl w:val="0"/>
          <w:numId w:val="4"/>
        </w:numPr>
      </w:pPr>
      <w:r>
        <w:t xml:space="preserve">☐ Create </w:t>
      </w:r>
      <w:r>
        <w:rPr>
          <w:rStyle w:val="CodeChar"/>
        </w:rPr>
        <w:t xml:space="preserve">Results/</w:t>
      </w:r>
      <w:r>
        <w:t xml:space="preserve"> automatically if it does not exist.</w:t>
      </w:r>
    </w:p>
    <w:p>
      <w:pPr>
        <w:pStyle w:val="ListParagraph"/>
        <w:numPr>
          <w:ilvl w:val="0"/>
          <w:numId w:val="4"/>
        </w:numPr>
        <w:rPr>
          <w:ins w:id="9117" w:author="Claude" w:date="2026-10-20T13:45:00Z"/>
        </w:rPr>
      </w:pPr>
      <w:ins w:id="9118" w:author="Claude" w:date="2026-10-20T13:45:00Z">
        <w:r>
          <w:t xml:space="preserve">☐ Tag the V3 version in git, then put the repository URL and tag into Step 1.</w:t>
        </w:r>
      </w:ins>
    </w:p>
    <w:p>
      <w:pPr>
        <w:pStyle w:val="ListParagraph"/>
        <w:numPr>
          <w:ilvl w:val="0"/>
          <w:numId w:val="4"/>
        </w:numPr>
        <w:rPr>
          <w:ins w:id="9119" w:author="Claude" w:date="2026-10-20T13:45:00Z"/>
        </w:rPr>
      </w:pPr>
      <w:ins w:id="9120" w:author="Claude" w:date="2026-10-20T13:45:00Z">
        <w:r>
          <w:t xml:space="preserve">☐ Check the folder and file names on a fresh clone against this manual (AA_Template or AA_Templates; venv_requirements.txt).</w:t>
        </w:r>
      </w:ins>
    </w:p>
    <w:p>
      <w:pPr>
        <w:pStyle w:val="ListParagraph"/>
        <w:numPr>
          <w:ilvl w:val="0"/>
          <w:numId w:val="4"/>
        </w:numPr>
        <w:rPr>
          <w:ins w:id="9121" w:author="Claude" w:date="2026-10-20T13:45:00Z"/>
        </w:rPr>
      </w:pPr>
      <w:ins w:id="9122" w:author="Claude" w:date="2026-10-20T13:45:00Z">
        <w:r>
          <w:t xml:space="preserve">☐ Consider renaming the blank System_Title folder: it shares its name with the Settings.yml field, which is easy to misread.</w:t>
        </w:r>
      </w:ins>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1"/>
    <w:lvlOverride w:ilvl="0">
      <w:startOverride w:val="1"/>
    </w:lvlOverride>
  </w:num>
  <w:num w:numId="3">
    <w:abstractNumId w:val="0"/>
  </w:num>
  <w:num w:numId="4">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SCEE Pipeline — User Manual</dc:title>
  <dc:description>Claude Docs node/c6fc5f1e-d38a@12 docx-w6</dc:description>
  <cp:revision>12</cp:revision>
</cp:coreProperties>
</file>